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7F8A" w:rsidRDefault="007B7F8A" w:rsidP="007B7F8A">
      <w:pPr>
        <w:pStyle w:val="1"/>
        <w:shd w:val="clear" w:color="auto" w:fill="FFFFFF"/>
        <w:rPr>
          <w:rFonts w:ascii="Arial" w:hAnsi="Arial" w:cs="Arial"/>
          <w:color w:val="1A1B22"/>
        </w:rPr>
      </w:pPr>
      <w:r>
        <w:rPr>
          <w:rFonts w:ascii="Arial" w:hAnsi="Arial" w:cs="Arial"/>
          <w:color w:val="1A1B22"/>
        </w:rPr>
        <w:t xml:space="preserve">Генераторы и какое отношение они имеют к </w:t>
      </w:r>
      <w:proofErr w:type="spellStart"/>
      <w:r>
        <w:rPr>
          <w:rFonts w:ascii="Arial" w:hAnsi="Arial" w:cs="Arial"/>
          <w:color w:val="1A1B22"/>
        </w:rPr>
        <w:t>redux-saga</w:t>
      </w:r>
      <w:proofErr w:type="spellEnd"/>
    </w:p>
    <w:p w:rsid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Вы уже знаете, что такое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мидлвары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и знакомы </w:t>
      </w:r>
      <w:hyperlink r:id="rId5" w:tgtFrame="_blank" w:history="1">
        <w:r>
          <w:rPr>
            <w:rStyle w:val="a3"/>
            <w:rFonts w:ascii="Arial" w:hAnsi="Arial" w:cs="Arial"/>
            <w:color w:val="23272E"/>
            <w:sz w:val="27"/>
            <w:szCs w:val="27"/>
          </w:rPr>
          <w:t xml:space="preserve">с библиотекой </w:t>
        </w:r>
        <w:proofErr w:type="spellStart"/>
        <w:r>
          <w:rPr>
            <w:rStyle w:val="a3"/>
            <w:rFonts w:ascii="Arial" w:hAnsi="Arial" w:cs="Arial"/>
            <w:color w:val="23272E"/>
            <w:sz w:val="27"/>
            <w:szCs w:val="27"/>
          </w:rPr>
          <w:t>redux-thunk</w:t>
        </w:r>
        <w:proofErr w:type="spellEnd"/>
      </w:hyperlink>
      <w:r>
        <w:rPr>
          <w:rFonts w:ascii="Arial" w:hAnsi="Arial" w:cs="Arial"/>
          <w:color w:val="1A1B22"/>
          <w:sz w:val="27"/>
          <w:szCs w:val="27"/>
        </w:rPr>
        <w:t xml:space="preserve">, которая позволяет работать со сторонними эффектами. В этой теме вы познакомитесь с её конкурентом —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redux-saga</w:t>
      </w:r>
      <w:proofErr w:type="spellEnd"/>
      <w:r>
        <w:rPr>
          <w:rFonts w:ascii="Arial" w:hAnsi="Arial" w:cs="Arial"/>
          <w:color w:val="1A1B22"/>
          <w:sz w:val="27"/>
          <w:szCs w:val="27"/>
        </w:rPr>
        <w:t>.</w:t>
      </w:r>
    </w:p>
    <w:p w:rsid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И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redux-thunk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, и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redux-saga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широко используются в проектах.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Thunk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стал популярен благодаря своей простоте, в то время как саги (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redux-saga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) пугают многих из-за сложности концепта (с которым мы сегодня и познакомимся). Но если разобраться в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redux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saga</w:t>
      </w:r>
      <w:proofErr w:type="spellEnd"/>
      <w:r>
        <w:rPr>
          <w:rFonts w:ascii="Arial" w:hAnsi="Arial" w:cs="Arial"/>
          <w:color w:val="1A1B22"/>
          <w:sz w:val="27"/>
          <w:szCs w:val="27"/>
        </w:rPr>
        <w:t>, вы увидите, что приложения с этой библиотекой проще масштабируются, а всю асинхронную логику удобнее тестировать, когда она сразу собрана в одном месте.</w:t>
      </w:r>
    </w:p>
    <w:p w:rsid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Но прежде чем углубиться в изучение новой библиотеки, вспомним, что такое генераторы.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Спойлер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— на них в сагах строится примерно всё!</w:t>
      </w:r>
    </w:p>
    <w:p w:rsidR="007B7F8A" w:rsidRDefault="007B7F8A" w:rsidP="007B7F8A">
      <w:pPr>
        <w:pStyle w:val="2"/>
        <w:shd w:val="clear" w:color="auto" w:fill="FFFFFF"/>
        <w:rPr>
          <w:rFonts w:ascii="Arial" w:hAnsi="Arial" w:cs="Arial"/>
          <w:color w:val="1A1B22"/>
        </w:rPr>
      </w:pPr>
      <w:r>
        <w:rPr>
          <w:rFonts w:ascii="Arial" w:hAnsi="Arial" w:cs="Arial"/>
          <w:color w:val="1A1B22"/>
        </w:rPr>
        <w:t>Генераторы</w:t>
      </w:r>
    </w:p>
    <w:p w:rsid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Генератор — функция, из которой можно выйти с сохранением контекста, а позже вернуться и продолжить с того же момента.</w:t>
      </w:r>
    </w:p>
    <w:p w:rsid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Если бы генераторы можно было применять не только в программировании, это как минимум сделало бы вечеринки веселее: вы могли бы уйти в разгар веселья, выспаться перед работой, а на следующий день вернуться с новыми силами и ничего не пропустить!</w:t>
      </w:r>
    </w:p>
    <w:p w:rsid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Из обычной функции мы можем выйти только в конце её выполнения, а при наличии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return</w:t>
      </w:r>
      <w:proofErr w:type="spellEnd"/>
      <w:r>
        <w:rPr>
          <w:rFonts w:ascii="Arial" w:hAnsi="Arial" w:cs="Arial"/>
          <w:color w:val="1A1B22"/>
          <w:sz w:val="27"/>
          <w:szCs w:val="27"/>
        </w:rPr>
        <w:t> она вернёт нам какое-то значение. Генератор же возвращает объект-итератор, с помощью которого мы управляем продолжением выполнения генератора:</w:t>
      </w:r>
    </w:p>
    <w:p w:rsid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noProof/>
          <w:color w:val="1A1B22"/>
          <w:sz w:val="27"/>
          <w:szCs w:val="27"/>
          <w:lang w:eastAsia="ru-RU"/>
        </w:rPr>
        <w:lastRenderedPageBreak/>
        <w:drawing>
          <wp:inline distT="0" distB="0" distL="0" distR="0" wp14:anchorId="2E85A990" wp14:editId="58C6D82C">
            <wp:extent cx="5738399" cy="3180561"/>
            <wp:effectExtent l="0" t="0" r="0" b="1270"/>
            <wp:docPr id="15" name="Рисунок 15" descr="Отличие нормальной функции от генерато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Отличие нормальной функции от генератора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268" cy="318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Ключевое слово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yield</w:t>
      </w:r>
      <w:proofErr w:type="spellEnd"/>
      <w:r>
        <w:rPr>
          <w:rFonts w:ascii="Arial" w:hAnsi="Arial" w:cs="Arial"/>
          <w:color w:val="1A1B22"/>
          <w:sz w:val="27"/>
          <w:szCs w:val="27"/>
        </w:rPr>
        <w:t> указывает на остановки выполнения генератора и возвращает из функции значение. Благодаря ему мы и можем выйти из функции, затем вернуться и продолжить с того же места.</w:t>
      </w:r>
    </w:p>
    <w:p w:rsid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noProof/>
          <w:color w:val="1A1B22"/>
          <w:sz w:val="27"/>
          <w:szCs w:val="27"/>
          <w:lang w:eastAsia="ru-RU"/>
        </w:rPr>
        <w:drawing>
          <wp:inline distT="0" distB="0" distL="0" distR="0" wp14:anchorId="5F5FE82C" wp14:editId="7D5AD82A">
            <wp:extent cx="5104955" cy="2935205"/>
            <wp:effectExtent l="0" t="0" r="635" b="0"/>
            <wp:docPr id="14" name="Рисунок 14" descr="Бабуля с золотой цепью yie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Бабуля с золотой цепью yiel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942" cy="293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Напишем простой пример генератора:</w:t>
      </w:r>
    </w:p>
    <w:p w:rsidR="007B7F8A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JSX</w:t>
      </w:r>
      <w:proofErr w:type="spellEnd"/>
    </w:p>
    <w:p w:rsidR="007B7F8A" w:rsidRPr="007455CD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7455C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function</w:t>
      </w:r>
      <w:proofErr w:type="gramEnd"/>
      <w:r w:rsidRPr="007455C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* </w:t>
      </w:r>
      <w:r w:rsidRPr="007455CD">
        <w:rPr>
          <w:rStyle w:val="hljs-title"/>
          <w:rFonts w:ascii="Consolas" w:hAnsi="Consolas"/>
          <w:color w:val="56B6C2"/>
          <w:sz w:val="21"/>
          <w:szCs w:val="21"/>
          <w:lang w:val="en-US"/>
        </w:rPr>
        <w:t>generator</w:t>
      </w:r>
      <w:r w:rsidRPr="007455C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proofErr w:type="spellStart"/>
      <w:r w:rsidRPr="007455CD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i</w:t>
      </w:r>
      <w:proofErr w:type="spellEnd"/>
      <w:r w:rsidRPr="007455C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) </w:t>
      </w:r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>{</w:t>
      </w:r>
    </w:p>
    <w:p w:rsidR="007B7F8A" w:rsidRPr="007455CD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7455CD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>.log(</w:t>
      </w:r>
      <w:proofErr w:type="gramEnd"/>
      <w:r w:rsidRPr="007455CD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"I’m first"</w:t>
      </w:r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>);</w:t>
      </w:r>
    </w:p>
    <w:p w:rsidR="007B7F8A" w:rsidRPr="007455CD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7455C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yield</w:t>
      </w:r>
      <w:proofErr w:type="gramEnd"/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>i</w:t>
      </w:r>
      <w:proofErr w:type="spellEnd"/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+ </w:t>
      </w:r>
      <w:r w:rsidRPr="007455CD">
        <w:rPr>
          <w:rStyle w:val="hljs-number"/>
          <w:rFonts w:ascii="Consolas" w:hAnsi="Consolas"/>
          <w:color w:val="56B6C2"/>
          <w:sz w:val="21"/>
          <w:szCs w:val="21"/>
          <w:lang w:val="en-US"/>
        </w:rPr>
        <w:t>2</w:t>
      </w:r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7B7F8A" w:rsidRPr="007455CD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7455CD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>.log(</w:t>
      </w:r>
      <w:proofErr w:type="gramEnd"/>
      <w:r w:rsidRPr="007455CD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`</w:t>
      </w:r>
      <w:proofErr w:type="spellStart"/>
      <w:r w:rsidRPr="007455CD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i</w:t>
      </w:r>
      <w:proofErr w:type="spellEnd"/>
      <w:r w:rsidRPr="007455CD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= </w:t>
      </w:r>
      <w:r w:rsidRPr="007455CD">
        <w:rPr>
          <w:rStyle w:val="hljs-subst"/>
          <w:rFonts w:ascii="Consolas" w:hAnsi="Consolas"/>
          <w:color w:val="1A1B22"/>
          <w:sz w:val="21"/>
          <w:szCs w:val="21"/>
          <w:lang w:val="en-US"/>
        </w:rPr>
        <w:t>${</w:t>
      </w:r>
      <w:proofErr w:type="spellStart"/>
      <w:r w:rsidRPr="007455CD">
        <w:rPr>
          <w:rStyle w:val="hljs-subst"/>
          <w:rFonts w:ascii="Consolas" w:hAnsi="Consolas"/>
          <w:color w:val="1A1B22"/>
          <w:sz w:val="21"/>
          <w:szCs w:val="21"/>
          <w:lang w:val="en-US"/>
        </w:rPr>
        <w:t>i</w:t>
      </w:r>
      <w:proofErr w:type="spellEnd"/>
      <w:r w:rsidRPr="007455CD">
        <w:rPr>
          <w:rStyle w:val="hljs-subst"/>
          <w:rFonts w:ascii="Consolas" w:hAnsi="Consolas"/>
          <w:color w:val="1A1B22"/>
          <w:sz w:val="21"/>
          <w:szCs w:val="21"/>
          <w:lang w:val="en-US"/>
        </w:rPr>
        <w:t>}</w:t>
      </w:r>
      <w:r w:rsidRPr="007455CD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`</w:t>
      </w:r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>);</w:t>
      </w:r>
    </w:p>
    <w:p w:rsidR="007B7F8A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spellStart"/>
      <w:r>
        <w:rPr>
          <w:rStyle w:val="hljs-keyword"/>
          <w:rFonts w:ascii="Consolas" w:hAnsi="Consolas"/>
          <w:color w:val="C678DD"/>
          <w:sz w:val="21"/>
          <w:szCs w:val="21"/>
        </w:rPr>
        <w:t>yield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 i + </w:t>
      </w:r>
      <w:r>
        <w:rPr>
          <w:rStyle w:val="hljs-number"/>
          <w:rFonts w:ascii="Consolas" w:hAnsi="Consolas"/>
          <w:color w:val="56B6C2"/>
          <w:sz w:val="21"/>
          <w:szCs w:val="21"/>
        </w:rPr>
        <w:t>10</w:t>
      </w:r>
      <w:r>
        <w:rPr>
          <w:rStyle w:val="HTML"/>
          <w:rFonts w:ascii="Consolas" w:hAnsi="Consolas"/>
          <w:color w:val="383A42"/>
          <w:sz w:val="21"/>
          <w:szCs w:val="21"/>
        </w:rPr>
        <w:t>;</w:t>
      </w:r>
    </w:p>
    <w:p w:rsidR="007B7F8A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} </w:t>
      </w:r>
    </w:p>
    <w:p w:rsid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lastRenderedPageBreak/>
        <w:t>Обратите внимание, что мы объявляем генератор с помощью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function</w:t>
      </w:r>
      <w:proofErr w:type="spellEnd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*</w:t>
      </w:r>
      <w:r>
        <w:rPr>
          <w:rFonts w:ascii="Arial" w:hAnsi="Arial" w:cs="Arial"/>
          <w:color w:val="1A1B22"/>
          <w:sz w:val="27"/>
          <w:szCs w:val="27"/>
        </w:rPr>
        <w:t>, а не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function</w:t>
      </w:r>
      <w:proofErr w:type="spellEnd"/>
      <w:r>
        <w:rPr>
          <w:rFonts w:ascii="Arial" w:hAnsi="Arial" w:cs="Arial"/>
          <w:color w:val="1A1B22"/>
          <w:sz w:val="27"/>
          <w:szCs w:val="27"/>
        </w:rPr>
        <w:t>.</w:t>
      </w:r>
    </w:p>
    <w:p w:rsid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Чтобы выполнить содержимое генератора, нам потребуется итератор:</w:t>
      </w:r>
    </w:p>
    <w:p w:rsidR="007B7F8A" w:rsidRPr="007455CD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7455CD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7455CD">
        <w:rPr>
          <w:rStyle w:val="code-blocklang"/>
          <w:color w:val="B8BDBF"/>
          <w:sz w:val="27"/>
          <w:szCs w:val="27"/>
          <w:lang w:val="en-US"/>
        </w:rPr>
        <w:t>JSX</w:t>
      </w:r>
    </w:p>
    <w:p w:rsidR="007B7F8A" w:rsidRPr="00863A55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proofErr w:type="gramStart"/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>const</w:t>
      </w:r>
      <w:proofErr w:type="gramEnd"/>
      <w:r w:rsidRPr="00863A55"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  <w:proofErr w:type="spellStart"/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>generatorObj</w:t>
      </w:r>
      <w:proofErr w:type="spellEnd"/>
      <w:r w:rsidRPr="00863A55">
        <w:rPr>
          <w:rStyle w:val="HTML"/>
          <w:rFonts w:ascii="Consolas" w:hAnsi="Consolas"/>
          <w:color w:val="383A42"/>
          <w:sz w:val="21"/>
          <w:szCs w:val="21"/>
        </w:rPr>
        <w:t xml:space="preserve"> = </w:t>
      </w:r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>generator</w:t>
      </w:r>
      <w:r w:rsidRPr="00863A55">
        <w:rPr>
          <w:rStyle w:val="HTML"/>
          <w:rFonts w:ascii="Consolas" w:hAnsi="Consolas"/>
          <w:color w:val="383A42"/>
          <w:sz w:val="21"/>
          <w:szCs w:val="21"/>
        </w:rPr>
        <w:t xml:space="preserve">(10); </w:t>
      </w:r>
    </w:p>
    <w:p w:rsid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Пока мы не вызовем функцию итератора </w:t>
      </w:r>
      <w:proofErr w:type="spellStart"/>
      <w:proofErr w:type="gram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next</w:t>
      </w:r>
      <w:proofErr w:type="spellEnd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(</w:t>
      </w:r>
      <w:proofErr w:type="gramEnd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)</w:t>
      </w:r>
      <w:r>
        <w:rPr>
          <w:rFonts w:ascii="Arial" w:hAnsi="Arial" w:cs="Arial"/>
          <w:color w:val="1A1B22"/>
          <w:sz w:val="27"/>
          <w:szCs w:val="27"/>
        </w:rPr>
        <w:t>, его содержимое не будет выполнено.</w:t>
      </w:r>
    </w:p>
    <w:p w:rsidR="007B7F8A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JSX</w:t>
      </w:r>
      <w:proofErr w:type="spellEnd"/>
    </w:p>
    <w:p w:rsidR="007B7F8A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generatorObj.next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() </w:t>
      </w:r>
    </w:p>
    <w:p w:rsid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Теперь вы можете увидеть строку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I’m</w:t>
      </w:r>
      <w:proofErr w:type="spellEnd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 xml:space="preserve"> 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first</w:t>
      </w:r>
      <w:proofErr w:type="spellEnd"/>
      <w:r>
        <w:rPr>
          <w:rFonts w:ascii="Arial" w:hAnsi="Arial" w:cs="Arial"/>
          <w:color w:val="1A1B22"/>
          <w:sz w:val="27"/>
          <w:szCs w:val="27"/>
        </w:rPr>
        <w:t> в консоли, а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generatorObj.next</w:t>
      </w:r>
      <w:proofErr w:type="spellEnd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()</w:t>
      </w:r>
      <w:r>
        <w:rPr>
          <w:rFonts w:ascii="Arial" w:hAnsi="Arial" w:cs="Arial"/>
          <w:color w:val="1A1B22"/>
          <w:sz w:val="27"/>
          <w:szCs w:val="27"/>
        </w:rPr>
        <w:t> вернёт объект:</w:t>
      </w:r>
    </w:p>
    <w:p w:rsidR="007B7F8A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JSX</w:t>
      </w:r>
      <w:proofErr w:type="spellEnd"/>
    </w:p>
    <w:p w:rsidR="007B7F8A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proofErr w:type="gramStart"/>
      <w:r>
        <w:rPr>
          <w:rStyle w:val="HTML"/>
          <w:rFonts w:ascii="Consolas" w:hAnsi="Consolas"/>
          <w:color w:val="383A42"/>
          <w:sz w:val="21"/>
          <w:szCs w:val="21"/>
        </w:rPr>
        <w:t xml:space="preserve">{ </w:t>
      </w: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value</w:t>
      </w:r>
      <w:proofErr w:type="spellEnd"/>
      <w:proofErr w:type="gramEnd"/>
      <w:r>
        <w:rPr>
          <w:rStyle w:val="HTML"/>
          <w:rFonts w:ascii="Consolas" w:hAnsi="Consolas"/>
          <w:color w:val="383A42"/>
          <w:sz w:val="21"/>
          <w:szCs w:val="21"/>
        </w:rPr>
        <w:t xml:space="preserve">: 12, </w:t>
      </w: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done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: </w:t>
      </w: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false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 } </w:t>
      </w:r>
    </w:p>
    <w:p w:rsid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Этот объект состоит из:</w:t>
      </w:r>
    </w:p>
    <w:p w:rsidR="007B7F8A" w:rsidRDefault="007B7F8A" w:rsidP="007B7F8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value</w:t>
      </w:r>
      <w:proofErr w:type="spellEnd"/>
      <w:r>
        <w:rPr>
          <w:rFonts w:ascii="Arial" w:hAnsi="Arial" w:cs="Arial"/>
          <w:color w:val="1A1B22"/>
          <w:sz w:val="27"/>
          <w:szCs w:val="27"/>
        </w:rPr>
        <w:t> — значения, которое возвращает функция;</w:t>
      </w:r>
    </w:p>
    <w:p w:rsidR="007B7F8A" w:rsidRDefault="007B7F8A" w:rsidP="007B7F8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done</w:t>
      </w:r>
      <w:proofErr w:type="spellEnd"/>
      <w:r>
        <w:rPr>
          <w:rFonts w:ascii="Arial" w:hAnsi="Arial" w:cs="Arial"/>
          <w:color w:val="1A1B22"/>
          <w:sz w:val="27"/>
          <w:szCs w:val="27"/>
        </w:rPr>
        <w:t> — булево значения, которое указывает, закончился ли генератор. Если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done</w:t>
      </w:r>
      <w:proofErr w:type="spellEnd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=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true</w:t>
      </w:r>
      <w:proofErr w:type="spellEnd"/>
      <w:r>
        <w:rPr>
          <w:rFonts w:ascii="Arial" w:hAnsi="Arial" w:cs="Arial"/>
          <w:color w:val="1A1B22"/>
          <w:sz w:val="27"/>
          <w:szCs w:val="27"/>
        </w:rPr>
        <w:t>, то из генератора больше нечего вернуть. При дальнейших вызовах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value</w:t>
      </w:r>
      <w:proofErr w:type="spellEnd"/>
      <w:r>
        <w:rPr>
          <w:rFonts w:ascii="Arial" w:hAnsi="Arial" w:cs="Arial"/>
          <w:color w:val="1A1B22"/>
          <w:sz w:val="27"/>
          <w:szCs w:val="27"/>
        </w:rPr>
        <w:t> примет значение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undefined</w:t>
      </w:r>
      <w:proofErr w:type="spellEnd"/>
      <w:r>
        <w:rPr>
          <w:rFonts w:ascii="Arial" w:hAnsi="Arial" w:cs="Arial"/>
          <w:color w:val="1A1B22"/>
          <w:sz w:val="27"/>
          <w:szCs w:val="27"/>
        </w:rPr>
        <w:t>.</w:t>
      </w:r>
    </w:p>
    <w:p w:rsidR="007B7F8A" w:rsidRDefault="007B7F8A" w:rsidP="007B7F8A">
      <w:pPr>
        <w:shd w:val="clear" w:color="auto" w:fill="FFFFFF"/>
        <w:spacing w:after="0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В нашем генераторе есть еще один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yield</w:t>
      </w:r>
      <w:proofErr w:type="spellEnd"/>
      <w:r>
        <w:rPr>
          <w:rFonts w:ascii="Arial" w:hAnsi="Arial" w:cs="Arial"/>
          <w:color w:val="1A1B22"/>
          <w:sz w:val="27"/>
          <w:szCs w:val="27"/>
        </w:rPr>
        <w:t>, давайте получим значение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value</w:t>
      </w:r>
      <w:proofErr w:type="spellEnd"/>
      <w:r>
        <w:rPr>
          <w:rFonts w:ascii="Arial" w:hAnsi="Arial" w:cs="Arial"/>
          <w:color w:val="1A1B22"/>
          <w:sz w:val="27"/>
          <w:szCs w:val="27"/>
        </w:rPr>
        <w:t>, которое он возвращает:</w:t>
      </w:r>
    </w:p>
    <w:p w:rsidR="007B7F8A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JSX</w:t>
      </w:r>
      <w:proofErr w:type="spellEnd"/>
    </w:p>
    <w:p w:rsidR="007B7F8A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generatorObj.next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>().</w:t>
      </w: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value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</w:p>
    <w:p w:rsid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Теперь генератор полностью выполнен, и значение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done</w:t>
      </w:r>
      <w:proofErr w:type="spellEnd"/>
      <w:r>
        <w:rPr>
          <w:rFonts w:ascii="Arial" w:hAnsi="Arial" w:cs="Arial"/>
          <w:color w:val="1A1B22"/>
          <w:sz w:val="27"/>
          <w:szCs w:val="27"/>
        </w:rPr>
        <w:t> стало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true</w:t>
      </w:r>
      <w:proofErr w:type="spellEnd"/>
      <w:r>
        <w:rPr>
          <w:rFonts w:ascii="Arial" w:hAnsi="Arial" w:cs="Arial"/>
          <w:color w:val="1A1B22"/>
          <w:sz w:val="27"/>
          <w:szCs w:val="27"/>
        </w:rPr>
        <w:t>.</w:t>
      </w:r>
    </w:p>
    <w:p w:rsidR="007B7F8A" w:rsidRDefault="007B7F8A" w:rsidP="007B7F8A">
      <w:pPr>
        <w:pStyle w:val="2"/>
        <w:shd w:val="clear" w:color="auto" w:fill="FFFFFF"/>
        <w:rPr>
          <w:rFonts w:ascii="Arial" w:hAnsi="Arial" w:cs="Arial"/>
          <w:color w:val="1A1B22"/>
        </w:rPr>
      </w:pPr>
      <w:r>
        <w:rPr>
          <w:rFonts w:ascii="Arial" w:hAnsi="Arial" w:cs="Arial"/>
          <w:color w:val="1A1B22"/>
        </w:rPr>
        <w:t xml:space="preserve">Генератор + </w:t>
      </w:r>
      <w:proofErr w:type="spellStart"/>
      <w:r>
        <w:rPr>
          <w:rFonts w:ascii="Arial" w:hAnsi="Arial" w:cs="Arial"/>
          <w:color w:val="1A1B22"/>
        </w:rPr>
        <w:t>промис</w:t>
      </w:r>
      <w:proofErr w:type="spellEnd"/>
      <w:r>
        <w:rPr>
          <w:rFonts w:ascii="Arial" w:hAnsi="Arial" w:cs="Arial"/>
          <w:color w:val="1A1B22"/>
        </w:rPr>
        <w:t xml:space="preserve"> = </w:t>
      </w:r>
      <w:r>
        <w:rPr>
          <w:rFonts w:ascii="Segoe UI Symbol" w:hAnsi="Segoe UI Symbol" w:cs="Segoe UI Symbol"/>
          <w:color w:val="1A1B22"/>
        </w:rPr>
        <w:t>🔥💪</w:t>
      </w:r>
    </w:p>
    <w:p w:rsid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Генераторы — мощный механизм асинхронного программирования в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JavaScript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, а если ещё и использовать их в связке с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промисами</w:t>
      </w:r>
      <w:proofErr w:type="spellEnd"/>
      <w:r>
        <w:rPr>
          <w:rFonts w:ascii="Arial" w:hAnsi="Arial" w:cs="Arial"/>
          <w:color w:val="1A1B22"/>
          <w:sz w:val="27"/>
          <w:szCs w:val="27"/>
        </w:rPr>
        <w:t>... В общем, если бы </w:t>
      </w:r>
      <w:proofErr w:type="spellStart"/>
      <w:r>
        <w:rPr>
          <w:rStyle w:val="element-hintwrapper"/>
          <w:rFonts w:ascii="Arial" w:hAnsi="Arial" w:cs="Arial"/>
          <w:color w:val="1A1B22"/>
          <w:sz w:val="27"/>
          <w:szCs w:val="27"/>
        </w:rPr>
        <w:t>Саурон</w:t>
      </w:r>
      <w:proofErr w:type="spellEnd"/>
      <w:r>
        <w:rPr>
          <w:rFonts w:ascii="Arial" w:hAnsi="Arial" w:cs="Arial"/>
          <w:color w:val="1A1B22"/>
          <w:sz w:val="27"/>
          <w:szCs w:val="27"/>
        </w:rPr>
        <w:t> был программистом, он мог бы не создавать Кольцо Всевластия, чтобы управлять другими кольцами, а просто использовать генератор:</w:t>
      </w:r>
    </w:p>
    <w:p w:rsidR="007B7F8A" w:rsidRPr="007455CD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7455CD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7455CD">
        <w:rPr>
          <w:rStyle w:val="code-blocklang"/>
          <w:color w:val="B8BDBF"/>
          <w:sz w:val="27"/>
          <w:szCs w:val="27"/>
          <w:lang w:val="en-US"/>
        </w:rPr>
        <w:t>JSX</w:t>
      </w:r>
    </w:p>
    <w:p w:rsidR="007B7F8A" w:rsidRPr="007455CD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7455C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>getRings</w:t>
      </w:r>
      <w:proofErr w:type="spellEnd"/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= </w:t>
      </w:r>
      <w:r w:rsidRPr="007455C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function</w:t>
      </w:r>
      <w:r w:rsidRPr="007455C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* (</w:t>
      </w:r>
      <w:proofErr w:type="spellStart"/>
      <w:r w:rsidRPr="007455CD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url</w:t>
      </w:r>
      <w:proofErr w:type="spellEnd"/>
      <w:r w:rsidRPr="007455C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) </w:t>
      </w:r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>{</w:t>
      </w:r>
    </w:p>
    <w:p w:rsidR="007B7F8A" w:rsidRPr="00863A55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863A55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try</w:t>
      </w:r>
      <w:proofErr w:type="gramEnd"/>
      <w:r w:rsidRPr="00863A55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7B7F8A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863A55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</w:t>
      </w:r>
      <w:proofErr w:type="spellStart"/>
      <w:r>
        <w:rPr>
          <w:rStyle w:val="hljs-keyword"/>
          <w:rFonts w:ascii="Consolas" w:hAnsi="Consolas"/>
          <w:color w:val="C678DD"/>
          <w:sz w:val="21"/>
          <w:szCs w:val="21"/>
        </w:rPr>
        <w:t>let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requestRings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 = </w:t>
      </w:r>
      <w:proofErr w:type="spellStart"/>
      <w:r>
        <w:rPr>
          <w:rStyle w:val="hljs-keyword"/>
          <w:rFonts w:ascii="Consolas" w:hAnsi="Consolas"/>
          <w:color w:val="C678DD"/>
          <w:sz w:val="21"/>
          <w:szCs w:val="21"/>
        </w:rPr>
        <w:t>yield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fetch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>(</w:t>
      </w: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url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);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один раз отправил запрос и получил данные</w:t>
      </w:r>
    </w:p>
    <w:p w:rsidR="007B7F8A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</w:t>
      </w:r>
      <w:proofErr w:type="spellStart"/>
      <w:r>
        <w:rPr>
          <w:rStyle w:val="hljs-keyword"/>
          <w:rFonts w:ascii="Consolas" w:hAnsi="Consolas"/>
          <w:color w:val="C678DD"/>
          <w:sz w:val="21"/>
          <w:szCs w:val="21"/>
        </w:rPr>
        <w:t>let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allRings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 = </w:t>
      </w:r>
      <w:proofErr w:type="spellStart"/>
      <w:r>
        <w:rPr>
          <w:rStyle w:val="hljs-keyword"/>
          <w:rFonts w:ascii="Consolas" w:hAnsi="Consolas"/>
          <w:color w:val="C678DD"/>
          <w:sz w:val="21"/>
          <w:szCs w:val="21"/>
        </w:rPr>
        <w:t>yield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requestRings.json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();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// теперь у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Саурона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есть все кольца</w:t>
      </w:r>
    </w:p>
    <w:p w:rsidR="007B7F8A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    </w:t>
      </w:r>
      <w:proofErr w:type="spellStart"/>
      <w:r>
        <w:rPr>
          <w:rStyle w:val="hljs-keyword"/>
          <w:rFonts w:ascii="Consolas" w:hAnsi="Consolas"/>
          <w:color w:val="C678DD"/>
          <w:sz w:val="21"/>
          <w:szCs w:val="21"/>
        </w:rPr>
        <w:t>yield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allRings.people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;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для получения колец людей ему не придётся делать ещё один запрос</w:t>
      </w:r>
    </w:p>
    <w:p w:rsidR="007B7F8A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lastRenderedPageBreak/>
        <w:t xml:space="preserve">            </w:t>
      </w:r>
      <w:proofErr w:type="spellStart"/>
      <w:r>
        <w:rPr>
          <w:rStyle w:val="hljs-keyword"/>
          <w:rFonts w:ascii="Consolas" w:hAnsi="Consolas"/>
          <w:color w:val="C678DD"/>
          <w:sz w:val="21"/>
          <w:szCs w:val="21"/>
        </w:rPr>
        <w:t>yield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allRings.dwarf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;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как и для колец гномов: он может получить их, когда потребуется</w:t>
      </w:r>
    </w:p>
    <w:p w:rsidR="007B7F8A" w:rsidRPr="007455CD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</w:t>
      </w:r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} </w:t>
      </w:r>
      <w:r w:rsidRPr="007455C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catch</w:t>
      </w:r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(error) {</w:t>
      </w:r>
    </w:p>
    <w:p w:rsidR="007B7F8A" w:rsidRPr="007455CD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7455CD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>.log(</w:t>
      </w:r>
      <w:proofErr w:type="gramEnd"/>
      <w:r w:rsidRPr="007455CD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`ERROR: no rings`</w:t>
      </w:r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>);</w:t>
      </w:r>
    </w:p>
    <w:p w:rsidR="007B7F8A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>
        <w:rPr>
          <w:rStyle w:val="HTML"/>
          <w:rFonts w:ascii="Consolas" w:hAnsi="Consolas"/>
          <w:color w:val="383A42"/>
          <w:sz w:val="21"/>
          <w:szCs w:val="21"/>
        </w:rPr>
        <w:t>}</w:t>
      </w:r>
    </w:p>
    <w:p w:rsidR="007B7F8A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}); </w:t>
      </w:r>
    </w:p>
    <w:p w:rsid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Так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Саурон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мог бы один раз получить все кольца и избежать повторных запросов. Теперь он может в любой момент управлять именно теми кольцами, которые его интересуют.</w:t>
      </w:r>
    </w:p>
    <w:p w:rsidR="007B7F8A" w:rsidRDefault="007B7F8A" w:rsidP="007B7F8A">
      <w:pPr>
        <w:pStyle w:val="2"/>
        <w:shd w:val="clear" w:color="auto" w:fill="FFFFFF"/>
        <w:rPr>
          <w:rFonts w:ascii="Arial" w:hAnsi="Arial" w:cs="Arial"/>
          <w:color w:val="1A1B22"/>
        </w:rPr>
      </w:pPr>
      <w:r>
        <w:rPr>
          <w:rFonts w:ascii="Arial" w:hAnsi="Arial" w:cs="Arial"/>
          <w:color w:val="1A1B22"/>
        </w:rPr>
        <w:t>Бесконечный генератор</w:t>
      </w:r>
    </w:p>
    <w:p w:rsid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Всё в этом мире заканчивается, даже у генератора есть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done</w:t>
      </w:r>
      <w:proofErr w:type="spellEnd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=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true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. Вот только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Саурон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хотел абсолютной и пожизненной власти, и в этом генератор ему бы помог (хорошо, что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Саурон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всё-таки не знал о программировании и генераторах).</w:t>
      </w:r>
    </w:p>
    <w:p w:rsid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Генератор может быть бесконечным. Да-да, можно создать сколько угодно новых колец:</w:t>
      </w:r>
    </w:p>
    <w:p w:rsidR="007B7F8A" w:rsidRPr="007455CD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7455CD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7455CD">
        <w:rPr>
          <w:rStyle w:val="code-blocklang"/>
          <w:color w:val="B8BDBF"/>
          <w:sz w:val="27"/>
          <w:szCs w:val="27"/>
          <w:lang w:val="en-US"/>
        </w:rPr>
        <w:t>JSX</w:t>
      </w:r>
    </w:p>
    <w:p w:rsidR="007B7F8A" w:rsidRPr="007455CD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7455C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function</w:t>
      </w:r>
      <w:proofErr w:type="gramEnd"/>
      <w:r w:rsidRPr="007455C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* </w:t>
      </w:r>
      <w:proofErr w:type="spellStart"/>
      <w:r w:rsidRPr="007455CD">
        <w:rPr>
          <w:rStyle w:val="hljs-title"/>
          <w:rFonts w:ascii="Consolas" w:hAnsi="Consolas"/>
          <w:color w:val="56B6C2"/>
          <w:sz w:val="21"/>
          <w:szCs w:val="21"/>
          <w:lang w:val="en-US"/>
        </w:rPr>
        <w:t>createNewRing</w:t>
      </w:r>
      <w:proofErr w:type="spellEnd"/>
      <w:r w:rsidRPr="007455C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() </w:t>
      </w:r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>{</w:t>
      </w:r>
    </w:p>
    <w:p w:rsidR="007B7F8A" w:rsidRPr="007455CD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7455C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let</w:t>
      </w:r>
      <w:proofErr w:type="gramEnd"/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>num</w:t>
      </w:r>
      <w:proofErr w:type="spellEnd"/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= </w:t>
      </w:r>
      <w:r w:rsidRPr="007455CD">
        <w:rPr>
          <w:rStyle w:val="hljs-number"/>
          <w:rFonts w:ascii="Consolas" w:hAnsi="Consolas"/>
          <w:color w:val="56B6C2"/>
          <w:sz w:val="21"/>
          <w:szCs w:val="21"/>
          <w:lang w:val="en-US"/>
        </w:rPr>
        <w:t>1</w:t>
      </w:r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7B7F8A" w:rsidRPr="007455CD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7455C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while</w:t>
      </w:r>
      <w:proofErr w:type="gramEnd"/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(</w:t>
      </w:r>
      <w:r w:rsidRPr="007455CD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true</w:t>
      </w:r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>) {</w:t>
      </w:r>
    </w:p>
    <w:p w:rsidR="007B7F8A" w:rsidRPr="007455CD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7455C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yield</w:t>
      </w:r>
      <w:proofErr w:type="gramEnd"/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>getRing</w:t>
      </w:r>
      <w:proofErr w:type="spellEnd"/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>(</w:t>
      </w:r>
      <w:proofErr w:type="spellStart"/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>num</w:t>
      </w:r>
      <w:proofErr w:type="spellEnd"/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>);</w:t>
      </w:r>
    </w:p>
    <w:p w:rsidR="007B7F8A" w:rsidRPr="007455CD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spellStart"/>
      <w:proofErr w:type="gramStart"/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>num</w:t>
      </w:r>
      <w:proofErr w:type="spellEnd"/>
      <w:proofErr w:type="gramEnd"/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= </w:t>
      </w:r>
      <w:proofErr w:type="spellStart"/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>num</w:t>
      </w:r>
      <w:proofErr w:type="spellEnd"/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+ </w:t>
      </w:r>
      <w:r w:rsidRPr="007455CD">
        <w:rPr>
          <w:rStyle w:val="hljs-number"/>
          <w:rFonts w:ascii="Consolas" w:hAnsi="Consolas"/>
          <w:color w:val="56B6C2"/>
          <w:sz w:val="21"/>
          <w:szCs w:val="21"/>
          <w:lang w:val="en-US"/>
        </w:rPr>
        <w:t>1</w:t>
      </w:r>
    </w:p>
    <w:p w:rsidR="007B7F8A" w:rsidRPr="007455CD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}</w:t>
      </w:r>
    </w:p>
    <w:p w:rsidR="007B7F8A" w:rsidRPr="007455CD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>}</w:t>
      </w:r>
    </w:p>
    <w:p w:rsidR="007B7F8A" w:rsidRPr="007455CD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7B7F8A" w:rsidRPr="007455CD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7455C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>ringMaker</w:t>
      </w:r>
      <w:proofErr w:type="spellEnd"/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= </w:t>
      </w:r>
      <w:proofErr w:type="spellStart"/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>createNewRing</w:t>
      </w:r>
      <w:proofErr w:type="spellEnd"/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>();</w:t>
      </w:r>
    </w:p>
    <w:p w:rsidR="007B7F8A" w:rsidRPr="007455CD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7455CD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>.log(</w:t>
      </w:r>
      <w:proofErr w:type="spellStart"/>
      <w:proofErr w:type="gramEnd"/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>ringMaker.next</w:t>
      </w:r>
      <w:proofErr w:type="spellEnd"/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().value) </w:t>
      </w:r>
      <w:r w:rsidRPr="007455C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one ring</w:t>
      </w:r>
    </w:p>
    <w:p w:rsidR="007B7F8A" w:rsidRPr="007455CD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7455CD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>.log(</w:t>
      </w:r>
      <w:proofErr w:type="spellStart"/>
      <w:proofErr w:type="gramEnd"/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>ringMaker.next</w:t>
      </w:r>
      <w:proofErr w:type="spellEnd"/>
      <w:r w:rsidRPr="007455C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().value) </w:t>
      </w:r>
      <w:r w:rsidRPr="007455C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two ring</w:t>
      </w:r>
    </w:p>
    <w:p w:rsidR="007B7F8A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... </w:t>
      </w:r>
    </w:p>
    <w:p w:rsid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Генератор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createNewRing</w:t>
      </w:r>
      <w:proofErr w:type="spellEnd"/>
      <w:r>
        <w:rPr>
          <w:rFonts w:ascii="Arial" w:hAnsi="Arial" w:cs="Arial"/>
          <w:color w:val="1A1B22"/>
          <w:sz w:val="27"/>
          <w:szCs w:val="27"/>
        </w:rPr>
        <w:t> содержит бесконечный цикл, внутри которого мы получаем новое кольцо с помощью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yield</w:t>
      </w:r>
      <w:proofErr w:type="spellEnd"/>
      <w:r>
        <w:rPr>
          <w:rFonts w:ascii="Arial" w:hAnsi="Arial" w:cs="Arial"/>
          <w:color w:val="1A1B22"/>
          <w:sz w:val="27"/>
          <w:szCs w:val="27"/>
        </w:rPr>
        <w:t>.</w:t>
      </w:r>
    </w:p>
    <w:p w:rsid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А вот наш урок — не бесконечный, и с этим багажом знаний о генераторах можно смело знакомиться с сагами!</w:t>
      </w:r>
    </w:p>
    <w:p w:rsid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</w:p>
    <w:p w:rsidR="007B7F8A" w:rsidRDefault="007B7F8A" w:rsidP="007B7F8A">
      <w:pPr>
        <w:pStyle w:val="1"/>
        <w:shd w:val="clear" w:color="auto" w:fill="FFFFFF"/>
        <w:rPr>
          <w:rFonts w:ascii="Arial" w:hAnsi="Arial" w:cs="Arial"/>
          <w:color w:val="1A1B22"/>
        </w:rPr>
      </w:pPr>
      <w:proofErr w:type="spellStart"/>
      <w:r>
        <w:rPr>
          <w:rFonts w:ascii="Arial" w:hAnsi="Arial" w:cs="Arial"/>
          <w:color w:val="1A1B22"/>
        </w:rPr>
        <w:t>redux-saga</w:t>
      </w:r>
      <w:proofErr w:type="spellEnd"/>
      <w:r>
        <w:rPr>
          <w:rFonts w:ascii="Arial" w:hAnsi="Arial" w:cs="Arial"/>
          <w:color w:val="1A1B22"/>
        </w:rPr>
        <w:t xml:space="preserve"> во всей красе</w:t>
      </w:r>
    </w:p>
    <w:p w:rsid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lastRenderedPageBreak/>
        <w:t>В предыдущем уроке мы вспомнили, что такое генераторы. Теперь настало время познакомиться с библиотекой </w:t>
      </w:r>
      <w:proofErr w:type="spellStart"/>
      <w:r>
        <w:rPr>
          <w:rStyle w:val="HTML"/>
          <w:rFonts w:ascii="Consolas" w:eastAsiaTheme="majorEastAsia" w:hAnsi="Consolas"/>
          <w:color w:val="383A42"/>
          <w:shd w:val="clear" w:color="auto" w:fill="F7F9FC"/>
        </w:rPr>
        <w:t>redux-saga</w:t>
      </w:r>
      <w:proofErr w:type="spellEnd"/>
      <w:r>
        <w:rPr>
          <w:rFonts w:ascii="Arial" w:hAnsi="Arial" w:cs="Arial"/>
          <w:color w:val="1A1B22"/>
          <w:sz w:val="27"/>
          <w:szCs w:val="27"/>
        </w:rPr>
        <w:t>. Для этого перепишем уже хорошо знакомые вам примеры с </w:t>
      </w:r>
      <w:proofErr w:type="spellStart"/>
      <w:r>
        <w:rPr>
          <w:rStyle w:val="HTML"/>
          <w:rFonts w:ascii="Consolas" w:eastAsiaTheme="majorEastAsia" w:hAnsi="Consolas"/>
          <w:color w:val="383A42"/>
          <w:shd w:val="clear" w:color="auto" w:fill="F7F9FC"/>
        </w:rPr>
        <w:t>redux-thunk</w:t>
      </w:r>
      <w:proofErr w:type="spellEnd"/>
      <w:r>
        <w:rPr>
          <w:rFonts w:ascii="Arial" w:hAnsi="Arial" w:cs="Arial"/>
          <w:color w:val="1A1B22"/>
          <w:sz w:val="27"/>
          <w:szCs w:val="27"/>
        </w:rPr>
        <w:t> на </w:t>
      </w:r>
      <w:proofErr w:type="spellStart"/>
      <w:r>
        <w:rPr>
          <w:rStyle w:val="HTML"/>
          <w:rFonts w:ascii="Consolas" w:eastAsiaTheme="majorEastAsia" w:hAnsi="Consolas"/>
          <w:color w:val="383A42"/>
          <w:shd w:val="clear" w:color="auto" w:fill="F7F9FC"/>
        </w:rPr>
        <w:t>redux-saga</w:t>
      </w:r>
      <w:proofErr w:type="spellEnd"/>
      <w:r>
        <w:rPr>
          <w:rFonts w:ascii="Arial" w:hAnsi="Arial" w:cs="Arial"/>
          <w:color w:val="1A1B22"/>
          <w:sz w:val="27"/>
          <w:szCs w:val="27"/>
        </w:rPr>
        <w:t>, а заодно сравним подходы.</w:t>
      </w:r>
    </w:p>
    <w:p w:rsid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noProof/>
          <w:color w:val="1A1B22"/>
          <w:sz w:val="27"/>
          <w:szCs w:val="27"/>
          <w:lang w:eastAsia="ru-RU"/>
        </w:rPr>
        <w:drawing>
          <wp:inline distT="0" distB="0" distL="0" distR="0" wp14:anchorId="2123D0F3" wp14:editId="7613C055">
            <wp:extent cx="5927120" cy="2429886"/>
            <wp:effectExtent l="0" t="0" r="0" b="8890"/>
            <wp:docPr id="11" name="Рисунок 11" descr="Мем с активностью мозга: не использовать миддлвары, самим мудрить с async/await, redux-thunk, redux-sa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Мем с активностью мозга: не использовать миддлвары, самим мудрить с async/await, redux-thunk, redux-sag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775" cy="243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F8A" w:rsidRDefault="007B7F8A" w:rsidP="007B7F8A">
      <w:pPr>
        <w:pStyle w:val="2"/>
        <w:shd w:val="clear" w:color="auto" w:fill="FFFFFF"/>
        <w:rPr>
          <w:rFonts w:ascii="Arial" w:hAnsi="Arial" w:cs="Arial"/>
          <w:color w:val="1A1B22"/>
        </w:rPr>
      </w:pPr>
      <w:r>
        <w:rPr>
          <w:rFonts w:ascii="Arial" w:hAnsi="Arial" w:cs="Arial"/>
          <w:color w:val="1A1B22"/>
        </w:rPr>
        <w:t xml:space="preserve">Основные абстракции </w:t>
      </w:r>
      <w:proofErr w:type="spellStart"/>
      <w:r>
        <w:rPr>
          <w:rFonts w:ascii="Arial" w:hAnsi="Arial" w:cs="Arial"/>
          <w:color w:val="1A1B22"/>
        </w:rPr>
        <w:t>redux-saga</w:t>
      </w:r>
      <w:proofErr w:type="spellEnd"/>
    </w:p>
    <w:p w:rsid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proofErr w:type="spellStart"/>
      <w:r>
        <w:rPr>
          <w:rStyle w:val="HTML"/>
          <w:rFonts w:ascii="Consolas" w:eastAsiaTheme="majorEastAsia" w:hAnsi="Consolas"/>
          <w:color w:val="383A42"/>
          <w:shd w:val="clear" w:color="auto" w:fill="F7F9FC"/>
        </w:rPr>
        <w:t>redux-saga</w:t>
      </w:r>
      <w:proofErr w:type="spellEnd"/>
      <w:r>
        <w:rPr>
          <w:rFonts w:ascii="Arial" w:hAnsi="Arial" w:cs="Arial"/>
          <w:color w:val="1A1B22"/>
          <w:sz w:val="27"/>
          <w:szCs w:val="27"/>
        </w:rPr>
        <w:t> — библиотека, которая позволяет работать с побочными эффектами.</w:t>
      </w:r>
    </w:p>
    <w:p w:rsid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Чтобы у вас появилось общее представление о </w:t>
      </w:r>
      <w:proofErr w:type="spellStart"/>
      <w:r>
        <w:rPr>
          <w:rStyle w:val="HTML"/>
          <w:rFonts w:ascii="Consolas" w:eastAsiaTheme="majorEastAsia" w:hAnsi="Consolas"/>
          <w:color w:val="383A42"/>
          <w:shd w:val="clear" w:color="auto" w:fill="F7F9FC"/>
        </w:rPr>
        <w:t>redux-saga</w:t>
      </w:r>
      <w:proofErr w:type="spellEnd"/>
      <w:r>
        <w:rPr>
          <w:rFonts w:ascii="Arial" w:hAnsi="Arial" w:cs="Arial"/>
          <w:color w:val="1A1B22"/>
          <w:sz w:val="27"/>
          <w:szCs w:val="27"/>
        </w:rPr>
        <w:t>, нужно знать 3 основные составляющие, которые мы подробно рассмотрим позже:</w:t>
      </w:r>
    </w:p>
    <w:p w:rsid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noProof/>
          <w:color w:val="1A1B22"/>
          <w:sz w:val="27"/>
          <w:szCs w:val="27"/>
          <w:lang w:eastAsia="ru-RU"/>
        </w:rPr>
        <w:drawing>
          <wp:inline distT="0" distB="0" distL="0" distR="0" wp14:anchorId="6EC676B6" wp14:editId="4EC50B71">
            <wp:extent cx="5780159" cy="3965965"/>
            <wp:effectExtent l="0" t="0" r="0" b="0"/>
            <wp:docPr id="10" name="Рисунок 10" descr="Представление о библиотеке redux-saga: 3 основные составляющ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Представление о библиотеке redux-saga: 3 основные составляющ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443" cy="3979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lastRenderedPageBreak/>
        <w:t>Теперь, когда мы имеем общее представление о библиотеке, можно создать вашу первую сагу.</w:t>
      </w:r>
    </w:p>
    <w:p w:rsidR="007B7F8A" w:rsidRDefault="007B7F8A" w:rsidP="007B7F8A">
      <w:pPr>
        <w:pStyle w:val="2"/>
        <w:shd w:val="clear" w:color="auto" w:fill="FFFFFF"/>
        <w:rPr>
          <w:rFonts w:ascii="Arial" w:hAnsi="Arial" w:cs="Arial"/>
          <w:color w:val="1A1B22"/>
        </w:rPr>
      </w:pPr>
      <w:proofErr w:type="spellStart"/>
      <w:r>
        <w:rPr>
          <w:rFonts w:ascii="Arial" w:hAnsi="Arial" w:cs="Arial"/>
          <w:color w:val="1A1B22"/>
        </w:rPr>
        <w:t>Worker</w:t>
      </w:r>
      <w:proofErr w:type="spellEnd"/>
    </w:p>
    <w:p w:rsid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Помните код, который мы использовали в приложении с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thunk</w:t>
      </w:r>
      <w:proofErr w:type="spellEnd"/>
      <w:r>
        <w:rPr>
          <w:rFonts w:ascii="Arial" w:hAnsi="Arial" w:cs="Arial"/>
          <w:color w:val="1A1B22"/>
          <w:sz w:val="27"/>
          <w:szCs w:val="27"/>
        </w:rPr>
        <w:t>? В функции </w:t>
      </w:r>
      <w:proofErr w:type="spellStart"/>
      <w:r>
        <w:rPr>
          <w:rStyle w:val="HTML"/>
          <w:rFonts w:ascii="Consolas" w:eastAsiaTheme="majorEastAsia" w:hAnsi="Consolas"/>
          <w:color w:val="383A42"/>
          <w:shd w:val="clear" w:color="auto" w:fill="F7F9FC"/>
        </w:rPr>
        <w:t>getItems</w:t>
      </w:r>
      <w:proofErr w:type="spellEnd"/>
      <w:r>
        <w:rPr>
          <w:rFonts w:ascii="Arial" w:hAnsi="Arial" w:cs="Arial"/>
          <w:color w:val="1A1B22"/>
          <w:sz w:val="27"/>
          <w:szCs w:val="27"/>
        </w:rPr>
        <w:t> мы получаем некоторые значения и, в случае успешного запроса на сервер, записываем их в хранилище:</w:t>
      </w:r>
    </w:p>
    <w:p w:rsidR="007B7F8A" w:rsidRPr="00F06D81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F06D81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F06D81">
        <w:rPr>
          <w:rStyle w:val="code-blocklang"/>
          <w:color w:val="B8BDBF"/>
          <w:sz w:val="27"/>
          <w:szCs w:val="27"/>
          <w:lang w:val="en-US"/>
        </w:rPr>
        <w:t>JSX</w:t>
      </w:r>
    </w:p>
    <w:p w:rsidR="007B7F8A" w:rsidRPr="00F06D81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gramStart"/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export</w:t>
      </w:r>
      <w:proofErr w:type="gramEnd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function</w:t>
      </w:r>
      <w:r w:rsidRPr="00F06D81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F06D81">
        <w:rPr>
          <w:rStyle w:val="hljs-title"/>
          <w:rFonts w:ascii="Consolas" w:hAnsi="Consolas"/>
          <w:color w:val="56B6C2"/>
          <w:sz w:val="21"/>
          <w:szCs w:val="21"/>
          <w:lang w:val="en-US"/>
        </w:rPr>
        <w:t>getItems</w:t>
      </w:r>
      <w:proofErr w:type="spellEnd"/>
      <w:r w:rsidRPr="00F06D81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() </w:t>
      </w:r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{</w:t>
      </w:r>
    </w:p>
    <w:p w:rsidR="007B7F8A" w:rsidRPr="00F06D81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return</w:t>
      </w:r>
      <w:proofErr w:type="gramEnd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function</w:t>
      </w:r>
      <w:r w:rsidRPr="00F06D81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F06D81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dispatch</w:t>
      </w:r>
      <w:r w:rsidRPr="00F06D81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) </w:t>
      </w:r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{</w:t>
      </w:r>
    </w:p>
    <w:p w:rsidR="007B7F8A" w:rsidRPr="00F06D81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dispatch({</w:t>
      </w:r>
      <w:proofErr w:type="gramEnd"/>
    </w:p>
    <w:p w:rsidR="007B7F8A" w:rsidRPr="00F06D81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</w:t>
      </w:r>
      <w:proofErr w:type="gramStart"/>
      <w:r w:rsidRPr="00F06D81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proofErr w:type="gramEnd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: GET_ITEMS_REQUEST</w:t>
      </w:r>
    </w:p>
    <w:p w:rsidR="007B7F8A" w:rsidRPr="00F06D81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});</w:t>
      </w:r>
    </w:p>
    <w:p w:rsidR="007B7F8A" w:rsidRPr="00F06D81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spellStart"/>
      <w:proofErr w:type="gramStart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getItemsRequest</w:t>
      </w:r>
      <w:proofErr w:type="spellEnd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(</w:t>
      </w:r>
      <w:proofErr w:type="gramEnd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).then(</w:t>
      </w:r>
      <w:r w:rsidRPr="00F06D81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res</w:t>
      </w:r>
      <w:r w:rsidRPr="00F06D81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=&gt;</w:t>
      </w:r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</w:t>
      </w:r>
    </w:p>
    <w:p w:rsidR="007B7F8A" w:rsidRPr="00F06D81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</w:t>
      </w:r>
      <w:proofErr w:type="gramStart"/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if</w:t>
      </w:r>
      <w:proofErr w:type="gramEnd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(res &amp;&amp; </w:t>
      </w:r>
      <w:proofErr w:type="spellStart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res.success</w:t>
      </w:r>
      <w:proofErr w:type="spellEnd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) {</w:t>
      </w:r>
    </w:p>
    <w:p w:rsidR="007B7F8A" w:rsidRPr="00F06D81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dispatch({</w:t>
      </w:r>
      <w:proofErr w:type="gramEnd"/>
    </w:p>
    <w:p w:rsidR="007B7F8A" w:rsidRPr="00F06D81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</w:t>
      </w:r>
      <w:proofErr w:type="gramStart"/>
      <w:r w:rsidRPr="00F06D81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proofErr w:type="gramEnd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: GET_ITEMS_SUCCESS,</w:t>
      </w:r>
    </w:p>
    <w:p w:rsidR="007B7F8A" w:rsidRPr="00F06D81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</w:t>
      </w:r>
      <w:proofErr w:type="gramStart"/>
      <w:r w:rsidRPr="00F06D81">
        <w:rPr>
          <w:rStyle w:val="hljs-attr"/>
          <w:rFonts w:ascii="Consolas" w:hAnsi="Consolas"/>
          <w:color w:val="CA8D3D"/>
          <w:sz w:val="21"/>
          <w:szCs w:val="21"/>
          <w:lang w:val="en-US"/>
        </w:rPr>
        <w:t>items</w:t>
      </w:r>
      <w:proofErr w:type="gramEnd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proofErr w:type="spellStart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res.data</w:t>
      </w:r>
      <w:proofErr w:type="spellEnd"/>
    </w:p>
    <w:p w:rsidR="007B7F8A" w:rsidRPr="00F06D81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});</w:t>
      </w:r>
    </w:p>
    <w:p w:rsidR="007B7F8A" w:rsidRPr="00F06D81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} </w:t>
      </w:r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else</w:t>
      </w:r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</w:t>
      </w:r>
    </w:p>
    <w:p w:rsidR="007B7F8A" w:rsidRPr="00F06D81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dispatch({</w:t>
      </w:r>
      <w:proofErr w:type="gramEnd"/>
    </w:p>
    <w:p w:rsidR="007B7F8A" w:rsidRPr="00863A55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</w:t>
      </w:r>
      <w:proofErr w:type="gramStart"/>
      <w:r w:rsidRPr="00863A55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proofErr w:type="gramEnd"/>
      <w:r w:rsidRPr="00863A55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: GET_ITEMS_FAILED</w:t>
      </w:r>
    </w:p>
    <w:p w:rsidR="007B7F8A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 w:rsidRPr="00863A55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});</w:t>
      </w:r>
    </w:p>
    <w:p w:rsidR="007B7F8A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  }</w:t>
      </w:r>
    </w:p>
    <w:p w:rsidR="007B7F8A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});</w:t>
      </w:r>
    </w:p>
    <w:p w:rsidR="007B7F8A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};</w:t>
      </w:r>
    </w:p>
    <w:p w:rsidR="007B7F8A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} </w:t>
      </w:r>
    </w:p>
    <w:p w:rsid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Теперь перепишем этот пример в концепции саг. Создадим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воркер</w:t>
      </w:r>
      <w:proofErr w:type="spellEnd"/>
      <w:r>
        <w:rPr>
          <w:rFonts w:ascii="Arial" w:hAnsi="Arial" w:cs="Arial"/>
          <w:color w:val="1A1B22"/>
          <w:sz w:val="27"/>
          <w:szCs w:val="27"/>
        </w:rPr>
        <w:t>, который будет содержать ту же асинхронную логику с запросом на сервер и записью значений в хранилище:</w:t>
      </w:r>
    </w:p>
    <w:p w:rsidR="007B7F8A" w:rsidRPr="00F06D81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F06D81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F06D81">
        <w:rPr>
          <w:rStyle w:val="code-blocklang"/>
          <w:color w:val="B8BDBF"/>
          <w:sz w:val="27"/>
          <w:szCs w:val="27"/>
          <w:lang w:val="en-US"/>
        </w:rPr>
        <w:t>JSX</w:t>
      </w:r>
    </w:p>
    <w:p w:rsidR="007B7F8A" w:rsidRPr="00F06D81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gramStart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function</w:t>
      </w:r>
      <w:proofErr w:type="gramEnd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* </w:t>
      </w:r>
      <w:proofErr w:type="spellStart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getItemsWorker</w:t>
      </w:r>
      <w:proofErr w:type="spellEnd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(dispatch) {</w:t>
      </w:r>
    </w:p>
    <w:p w:rsidR="007B7F8A" w:rsidRPr="00F06D81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try</w:t>
      </w:r>
      <w:proofErr w:type="gramEnd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</w:t>
      </w:r>
    </w:p>
    <w:p w:rsidR="007B7F8A" w:rsidRPr="00F06D81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const</w:t>
      </w:r>
      <w:proofErr w:type="gramEnd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 data } = yield </w:t>
      </w:r>
      <w:proofErr w:type="spellStart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getItemsRequest</w:t>
      </w:r>
      <w:proofErr w:type="spellEnd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();</w:t>
      </w:r>
    </w:p>
    <w:p w:rsidR="007B7F8A" w:rsidRPr="00F06D81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yield</w:t>
      </w:r>
      <w:proofErr w:type="gramEnd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dispatch({ type: GET_ITEMS_SUCCESS, items: data });</w:t>
      </w:r>
    </w:p>
    <w:p w:rsidR="007B7F8A" w:rsidRPr="00F06D81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} catch {</w:t>
      </w:r>
    </w:p>
    <w:p w:rsidR="007B7F8A" w:rsidRPr="00F06D81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yield</w:t>
      </w:r>
      <w:proofErr w:type="gramEnd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dispatch({ type: GET_ITEMS_FAILED });</w:t>
      </w:r>
    </w:p>
    <w:p w:rsidR="007B7F8A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}</w:t>
      </w:r>
    </w:p>
    <w:p w:rsidR="007B7F8A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} </w:t>
      </w:r>
    </w:p>
    <w:p w:rsid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Пока мы опустили событие </w:t>
      </w:r>
      <w:r>
        <w:rPr>
          <w:rStyle w:val="HTML"/>
          <w:rFonts w:ascii="Consolas" w:eastAsiaTheme="majorEastAsia" w:hAnsi="Consolas"/>
          <w:color w:val="383A42"/>
          <w:shd w:val="clear" w:color="auto" w:fill="F7F9FC"/>
        </w:rPr>
        <w:t>GET_ITEMS_REQUEST</w:t>
      </w:r>
      <w:r>
        <w:rPr>
          <w:rFonts w:ascii="Arial" w:hAnsi="Arial" w:cs="Arial"/>
          <w:color w:val="1A1B22"/>
          <w:sz w:val="27"/>
          <w:szCs w:val="27"/>
        </w:rPr>
        <w:t>, вернёмся к нему чуть позже.</w:t>
      </w:r>
    </w:p>
    <w:p w:rsid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lastRenderedPageBreak/>
        <w:t xml:space="preserve">В этом примере мы вызываем API-запрос напрямую из генератора, а ещё кладём значения в хранилище. Можно оставить и так — это рабочий код. А можно сделать логику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воркера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более декларативной и применить для этого вспомогательные функции, которые предоставляет </w:t>
      </w:r>
      <w:proofErr w:type="spellStart"/>
      <w:r>
        <w:rPr>
          <w:rStyle w:val="HTML"/>
          <w:rFonts w:ascii="Consolas" w:eastAsiaTheme="majorEastAsia" w:hAnsi="Consolas"/>
          <w:color w:val="383A42"/>
          <w:shd w:val="clear" w:color="auto" w:fill="F7F9FC"/>
        </w:rPr>
        <w:t>redux-saga</w:t>
      </w:r>
      <w:proofErr w:type="spellEnd"/>
      <w:r>
        <w:rPr>
          <w:rFonts w:ascii="Arial" w:hAnsi="Arial" w:cs="Arial"/>
          <w:color w:val="1A1B22"/>
          <w:sz w:val="27"/>
          <w:szCs w:val="27"/>
        </w:rPr>
        <w:t> — эффектов.</w:t>
      </w:r>
    </w:p>
    <w:p w:rsidR="007B7F8A" w:rsidRDefault="007B7F8A" w:rsidP="007B7F8A">
      <w:pPr>
        <w:pStyle w:val="2"/>
        <w:shd w:val="clear" w:color="auto" w:fill="FFFFFF"/>
        <w:rPr>
          <w:rFonts w:ascii="Arial" w:hAnsi="Arial" w:cs="Arial"/>
          <w:color w:val="1A1B22"/>
        </w:rPr>
      </w:pPr>
      <w:proofErr w:type="spellStart"/>
      <w:r>
        <w:rPr>
          <w:rFonts w:ascii="Arial" w:hAnsi="Arial" w:cs="Arial"/>
          <w:color w:val="1A1B22"/>
        </w:rPr>
        <w:t>Effects</w:t>
      </w:r>
      <w:proofErr w:type="spellEnd"/>
    </w:p>
    <w:p w:rsid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Благодаря эффектам описанную логику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воркера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мы можем сделать более декларативной. Мы ещё не говорили про написание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unit</w:t>
      </w:r>
      <w:proofErr w:type="spellEnd"/>
      <w:r>
        <w:rPr>
          <w:rFonts w:ascii="Arial" w:hAnsi="Arial" w:cs="Arial"/>
          <w:color w:val="1A1B22"/>
          <w:sz w:val="27"/>
          <w:szCs w:val="27"/>
        </w:rPr>
        <w:t>-тестов, но поверьте на слово, — декларативность будет большим плюсом при тестировании. И весомым преимуществом </w:t>
      </w:r>
      <w:proofErr w:type="spellStart"/>
      <w:r>
        <w:rPr>
          <w:rStyle w:val="HTML"/>
          <w:rFonts w:ascii="Consolas" w:eastAsiaTheme="majorEastAsia" w:hAnsi="Consolas"/>
          <w:color w:val="383A42"/>
          <w:shd w:val="clear" w:color="auto" w:fill="F7F9FC"/>
        </w:rPr>
        <w:t>redux-saga</w:t>
      </w:r>
      <w:proofErr w:type="spellEnd"/>
      <w:r>
        <w:rPr>
          <w:rFonts w:ascii="Arial" w:hAnsi="Arial" w:cs="Arial"/>
          <w:color w:val="1A1B22"/>
          <w:sz w:val="27"/>
          <w:szCs w:val="27"/>
        </w:rPr>
        <w:t> перед </w:t>
      </w:r>
      <w:proofErr w:type="spellStart"/>
      <w:r>
        <w:rPr>
          <w:rStyle w:val="HTML"/>
          <w:rFonts w:ascii="Consolas" w:eastAsiaTheme="majorEastAsia" w:hAnsi="Consolas"/>
          <w:color w:val="383A42"/>
          <w:shd w:val="clear" w:color="auto" w:fill="F7F9FC"/>
        </w:rPr>
        <w:t>redux-thunk</w:t>
      </w:r>
      <w:proofErr w:type="spellEnd"/>
      <w:r>
        <w:rPr>
          <w:rFonts w:ascii="Arial" w:hAnsi="Arial" w:cs="Arial"/>
          <w:color w:val="1A1B22"/>
          <w:sz w:val="27"/>
          <w:szCs w:val="27"/>
        </w:rPr>
        <w:t>.</w:t>
      </w:r>
    </w:p>
    <w:p w:rsid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Чтобы использовать эффекты, их следует импортировать:</w:t>
      </w:r>
    </w:p>
    <w:p w:rsidR="007B7F8A" w:rsidRPr="00F06D81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F06D81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F06D81">
        <w:rPr>
          <w:rStyle w:val="code-blocklang"/>
          <w:color w:val="B8BDBF"/>
          <w:sz w:val="27"/>
          <w:szCs w:val="27"/>
          <w:lang w:val="en-US"/>
        </w:rPr>
        <w:t>JSX</w:t>
      </w:r>
    </w:p>
    <w:p w:rsidR="007B7F8A" w:rsidRPr="00F06D81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proofErr w:type="gramStart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import</w:t>
      </w:r>
      <w:proofErr w:type="gramEnd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 call } from 'redux-saga/effects'; </w:t>
      </w:r>
    </w:p>
    <w:p w:rsid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Функция </w:t>
      </w:r>
      <w:proofErr w:type="spellStart"/>
      <w:r>
        <w:rPr>
          <w:rStyle w:val="HTML"/>
          <w:rFonts w:ascii="Consolas" w:eastAsiaTheme="majorEastAsia" w:hAnsi="Consolas"/>
          <w:color w:val="383A42"/>
          <w:shd w:val="clear" w:color="auto" w:fill="F7F9FC"/>
        </w:rPr>
        <w:t>call</w:t>
      </w:r>
      <w:proofErr w:type="spellEnd"/>
      <w:r>
        <w:rPr>
          <w:rFonts w:ascii="Arial" w:hAnsi="Arial" w:cs="Arial"/>
          <w:color w:val="1A1B22"/>
          <w:sz w:val="27"/>
          <w:szCs w:val="27"/>
        </w:rPr>
        <w:t> возвращает объект, который описывает переданную в него функцию, а </w:t>
      </w:r>
      <w:proofErr w:type="spellStart"/>
      <w:r>
        <w:rPr>
          <w:rStyle w:val="HTML"/>
          <w:rFonts w:ascii="Consolas" w:eastAsiaTheme="majorEastAsia" w:hAnsi="Consolas"/>
          <w:color w:val="383A42"/>
          <w:shd w:val="clear" w:color="auto" w:fill="F7F9FC"/>
        </w:rPr>
        <w:t>redux-saga</w:t>
      </w:r>
      <w:proofErr w:type="spellEnd"/>
      <w:r>
        <w:rPr>
          <w:rFonts w:ascii="Arial" w:hAnsi="Arial" w:cs="Arial"/>
          <w:color w:val="1A1B22"/>
          <w:sz w:val="27"/>
          <w:szCs w:val="27"/>
        </w:rPr>
        <w:t> уже самостоятельно отвечает за её вызов.</w:t>
      </w:r>
    </w:p>
    <w:p w:rsid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С помощью </w:t>
      </w:r>
      <w:proofErr w:type="spellStart"/>
      <w:r>
        <w:rPr>
          <w:rStyle w:val="HTML"/>
          <w:rFonts w:ascii="Consolas" w:eastAsiaTheme="majorEastAsia" w:hAnsi="Consolas"/>
          <w:color w:val="383A42"/>
          <w:shd w:val="clear" w:color="auto" w:fill="F7F9FC"/>
        </w:rPr>
        <w:t>call</w:t>
      </w:r>
      <w:proofErr w:type="spellEnd"/>
      <w:r>
        <w:rPr>
          <w:rFonts w:ascii="Arial" w:hAnsi="Arial" w:cs="Arial"/>
          <w:color w:val="1A1B22"/>
          <w:sz w:val="27"/>
          <w:szCs w:val="27"/>
        </w:rPr>
        <w:t> вместо прямого вызова запроса из генератора мы получим объект, который описывает этот запрос. Его можно представить так:</w:t>
      </w:r>
    </w:p>
    <w:p w:rsidR="007B7F8A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JSON</w:t>
      </w:r>
      <w:proofErr w:type="spellEnd"/>
    </w:p>
    <w:p w:rsidR="007B7F8A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{</w:t>
      </w:r>
    </w:p>
    <w:p w:rsidR="007B7F8A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CALL: {</w:t>
      </w:r>
    </w:p>
    <w:p w:rsidR="007B7F8A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    </w:t>
      </w:r>
      <w:proofErr w:type="spell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fn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: () =&gt; {…}</w:t>
      </w:r>
    </w:p>
    <w:p w:rsidR="007B7F8A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    </w:t>
      </w:r>
      <w:proofErr w:type="spell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args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: []</w:t>
      </w:r>
    </w:p>
    <w:p w:rsidR="007B7F8A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}</w:t>
      </w:r>
    </w:p>
    <w:p w:rsidR="007B7F8A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} </w:t>
      </w:r>
    </w:p>
    <w:p w:rsid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Затем импортируем ещё один эффект — </w:t>
      </w:r>
      <w:proofErr w:type="spellStart"/>
      <w:r>
        <w:rPr>
          <w:rStyle w:val="HTML"/>
          <w:rFonts w:ascii="Consolas" w:eastAsiaTheme="majorEastAsia" w:hAnsi="Consolas"/>
          <w:color w:val="383A42"/>
          <w:shd w:val="clear" w:color="auto" w:fill="F7F9FC"/>
        </w:rPr>
        <w:t>put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. Он отвечает за запись значений в хранилище. Перепишем наш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воркер</w:t>
      </w:r>
      <w:proofErr w:type="spellEnd"/>
      <w:r>
        <w:rPr>
          <w:rFonts w:ascii="Arial" w:hAnsi="Arial" w:cs="Arial"/>
          <w:color w:val="1A1B22"/>
          <w:sz w:val="27"/>
          <w:szCs w:val="27"/>
        </w:rPr>
        <w:t>:</w:t>
      </w:r>
    </w:p>
    <w:p w:rsidR="007B7F8A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JSX</w:t>
      </w:r>
      <w:proofErr w:type="spellEnd"/>
    </w:p>
    <w:p w:rsidR="007B7F8A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bookmarkStart w:id="0" w:name="_GoBack"/>
      <w:proofErr w:type="spell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function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* </w:t>
      </w:r>
      <w:proofErr w:type="spellStart"/>
      <w:proofErr w:type="gram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getItemsWorker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(</w:t>
      </w:r>
      <w:proofErr w:type="gram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) {</w:t>
      </w:r>
    </w:p>
    <w:p w:rsidR="007B7F8A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</w:t>
      </w:r>
      <w:proofErr w:type="spell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try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{</w:t>
      </w:r>
    </w:p>
    <w:p w:rsidR="007B7F8A" w:rsidRPr="00863A55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</w:t>
      </w:r>
      <w:proofErr w:type="gramStart"/>
      <w:r w:rsidRPr="00863A55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const</w:t>
      </w:r>
      <w:proofErr w:type="gramEnd"/>
      <w:r w:rsidRPr="00863A55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 data } = yield call(</w:t>
      </w:r>
      <w:proofErr w:type="spellStart"/>
      <w:r w:rsidRPr="00863A55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getItemsRequest</w:t>
      </w:r>
      <w:proofErr w:type="spellEnd"/>
      <w:r w:rsidRPr="00863A55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);</w:t>
      </w:r>
    </w:p>
    <w:p w:rsidR="007B7F8A" w:rsidRPr="00F06D81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863A55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yield</w:t>
      </w:r>
      <w:proofErr w:type="gramEnd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put({ type: GET_ITEMS_SUCCESS, items: data });</w:t>
      </w:r>
    </w:p>
    <w:p w:rsidR="007B7F8A" w:rsidRPr="00F06D81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} catch {</w:t>
      </w:r>
    </w:p>
    <w:p w:rsidR="007B7F8A" w:rsidRPr="00F06D81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yield</w:t>
      </w:r>
      <w:proofErr w:type="gramEnd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put({ type: GET_ITEMS_FAILED });</w:t>
      </w:r>
    </w:p>
    <w:p w:rsidR="007B7F8A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}</w:t>
      </w:r>
    </w:p>
    <w:p w:rsidR="007B7F8A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} </w:t>
      </w:r>
    </w:p>
    <w:bookmarkEnd w:id="0"/>
    <w:p w:rsid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Мы получили более декларативное описание функции. Теперь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воркер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даёт инструкции </w:t>
      </w:r>
      <w:proofErr w:type="spellStart"/>
      <w:r>
        <w:rPr>
          <w:rStyle w:val="HTML"/>
          <w:rFonts w:ascii="Consolas" w:eastAsiaTheme="majorEastAsia" w:hAnsi="Consolas"/>
          <w:color w:val="383A42"/>
          <w:shd w:val="clear" w:color="auto" w:fill="F7F9FC"/>
        </w:rPr>
        <w:t>redux-saga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, показывает объявления функций и говорит: </w:t>
      </w:r>
      <w:r>
        <w:rPr>
          <w:rFonts w:ascii="Arial" w:hAnsi="Arial" w:cs="Arial"/>
          <w:color w:val="1A1B22"/>
          <w:sz w:val="27"/>
          <w:szCs w:val="27"/>
        </w:rPr>
        <w:lastRenderedPageBreak/>
        <w:t>«тут сходи на сервер», «а тут запиши полученные значения в хранилище».</w:t>
      </w:r>
    </w:p>
    <w:p w:rsidR="007B7F8A" w:rsidRDefault="007B7F8A" w:rsidP="00863A55">
      <w:pPr>
        <w:pStyle w:val="2"/>
        <w:shd w:val="clear" w:color="auto" w:fill="FFFFFF"/>
        <w:ind w:firstLine="708"/>
        <w:rPr>
          <w:rFonts w:ascii="Arial" w:hAnsi="Arial" w:cs="Arial"/>
          <w:color w:val="1A1B22"/>
        </w:rPr>
      </w:pPr>
      <w:proofErr w:type="spellStart"/>
      <w:r>
        <w:rPr>
          <w:rFonts w:ascii="Arial" w:hAnsi="Arial" w:cs="Arial"/>
          <w:color w:val="1A1B22"/>
        </w:rPr>
        <w:t>Watcher</w:t>
      </w:r>
      <w:proofErr w:type="spellEnd"/>
    </w:p>
    <w:p w:rsid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Для полноты картины не хватает только саги-наблюдателя (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watcher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), которая запустит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воркер</w:t>
      </w:r>
      <w:proofErr w:type="spellEnd"/>
      <w:r>
        <w:rPr>
          <w:rFonts w:ascii="Arial" w:hAnsi="Arial" w:cs="Arial"/>
          <w:color w:val="1A1B22"/>
          <w:sz w:val="27"/>
          <w:szCs w:val="27"/>
        </w:rPr>
        <w:t>.</w:t>
      </w:r>
    </w:p>
    <w:p w:rsid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Импортируем ещё один эффект — </w:t>
      </w:r>
      <w:proofErr w:type="spellStart"/>
      <w:r>
        <w:rPr>
          <w:rStyle w:val="HTML"/>
          <w:rFonts w:ascii="Consolas" w:eastAsiaTheme="majorEastAsia" w:hAnsi="Consolas"/>
          <w:color w:val="383A42"/>
          <w:shd w:val="clear" w:color="auto" w:fill="F7F9FC"/>
        </w:rPr>
        <w:t>takeEvery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. Он порождает сагу на каждый выполненный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экшен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, то есть будет запускать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воркер</w:t>
      </w:r>
      <w:proofErr w:type="spellEnd"/>
      <w:r>
        <w:rPr>
          <w:rFonts w:ascii="Arial" w:hAnsi="Arial" w:cs="Arial"/>
          <w:color w:val="1A1B22"/>
          <w:sz w:val="27"/>
          <w:szCs w:val="27"/>
        </w:rPr>
        <w:t> </w:t>
      </w:r>
      <w:proofErr w:type="spellStart"/>
      <w:r>
        <w:rPr>
          <w:rStyle w:val="HTML"/>
          <w:rFonts w:ascii="Consolas" w:eastAsiaTheme="majorEastAsia" w:hAnsi="Consolas"/>
          <w:color w:val="383A42"/>
          <w:shd w:val="clear" w:color="auto" w:fill="F7F9FC"/>
        </w:rPr>
        <w:t>getItemsWorker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 каждый раз, когда в приложении будет вызван соответствующий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экшен</w:t>
      </w:r>
      <w:proofErr w:type="spellEnd"/>
      <w:r>
        <w:rPr>
          <w:rFonts w:ascii="Arial" w:hAnsi="Arial" w:cs="Arial"/>
          <w:color w:val="1A1B22"/>
          <w:sz w:val="27"/>
          <w:szCs w:val="27"/>
        </w:rPr>
        <w:t> </w:t>
      </w:r>
      <w:r>
        <w:rPr>
          <w:rStyle w:val="HTML"/>
          <w:rFonts w:ascii="Consolas" w:eastAsiaTheme="majorEastAsia" w:hAnsi="Consolas"/>
          <w:color w:val="383A42"/>
          <w:shd w:val="clear" w:color="auto" w:fill="F7F9FC"/>
        </w:rPr>
        <w:t>GET_ITEMS_REQUEST</w:t>
      </w:r>
      <w:r>
        <w:rPr>
          <w:rFonts w:ascii="Arial" w:hAnsi="Arial" w:cs="Arial"/>
          <w:color w:val="1A1B22"/>
          <w:sz w:val="27"/>
          <w:szCs w:val="27"/>
        </w:rPr>
        <w:t>:</w:t>
      </w:r>
    </w:p>
    <w:p w:rsidR="007B7F8A" w:rsidRPr="00F06D81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F06D81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F06D81">
        <w:rPr>
          <w:rStyle w:val="code-blocklang"/>
          <w:color w:val="B8BDBF"/>
          <w:sz w:val="27"/>
          <w:szCs w:val="27"/>
          <w:lang w:val="en-US"/>
        </w:rPr>
        <w:t>JSX</w:t>
      </w:r>
    </w:p>
    <w:p w:rsidR="007B7F8A" w:rsidRPr="00F06D81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gramStart"/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function</w:t>
      </w:r>
      <w:proofErr w:type="gramEnd"/>
      <w:r w:rsidRPr="00F06D81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* </w:t>
      </w:r>
      <w:proofErr w:type="spellStart"/>
      <w:r w:rsidRPr="00F06D81">
        <w:rPr>
          <w:rStyle w:val="hljs-title"/>
          <w:rFonts w:ascii="Consolas" w:hAnsi="Consolas"/>
          <w:color w:val="56B6C2"/>
          <w:sz w:val="21"/>
          <w:szCs w:val="21"/>
          <w:lang w:val="en-US"/>
        </w:rPr>
        <w:t>getItemsWatcher</w:t>
      </w:r>
      <w:proofErr w:type="spellEnd"/>
      <w:r w:rsidRPr="00F06D81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() </w:t>
      </w:r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{</w:t>
      </w:r>
    </w:p>
    <w:p w:rsidR="007B7F8A" w:rsidRPr="00F06D81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yield</w:t>
      </w:r>
      <w:proofErr w:type="gramEnd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takeEvery</w:t>
      </w:r>
      <w:proofErr w:type="spellEnd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(GET_ITEMS_REQUEST, </w:t>
      </w:r>
      <w:proofErr w:type="spellStart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getItemsWorker</w:t>
      </w:r>
      <w:proofErr w:type="spellEnd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);</w:t>
      </w:r>
    </w:p>
    <w:p w:rsidR="007B7F8A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} </w:t>
      </w:r>
    </w:p>
    <w:p w:rsid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Теперь в приложении вместо вызова </w:t>
      </w:r>
      <w:proofErr w:type="spellStart"/>
      <w:proofErr w:type="gramStart"/>
      <w:r>
        <w:rPr>
          <w:rStyle w:val="HTML"/>
          <w:rFonts w:ascii="Consolas" w:eastAsiaTheme="majorEastAsia" w:hAnsi="Consolas"/>
          <w:color w:val="383A42"/>
          <w:shd w:val="clear" w:color="auto" w:fill="F7F9FC"/>
        </w:rPr>
        <w:t>getItems</w:t>
      </w:r>
      <w:proofErr w:type="spellEnd"/>
      <w:r>
        <w:rPr>
          <w:rStyle w:val="HTML"/>
          <w:rFonts w:ascii="Consolas" w:eastAsiaTheme="majorEastAsia" w:hAnsi="Consolas"/>
          <w:color w:val="383A42"/>
          <w:shd w:val="clear" w:color="auto" w:fill="F7F9FC"/>
        </w:rPr>
        <w:t>(</w:t>
      </w:r>
      <w:proofErr w:type="gramEnd"/>
      <w:r>
        <w:rPr>
          <w:rStyle w:val="HTML"/>
          <w:rFonts w:ascii="Consolas" w:eastAsiaTheme="majorEastAsia" w:hAnsi="Consolas"/>
          <w:color w:val="383A42"/>
          <w:shd w:val="clear" w:color="auto" w:fill="F7F9FC"/>
        </w:rPr>
        <w:t>)</w:t>
      </w:r>
      <w:r>
        <w:rPr>
          <w:rFonts w:ascii="Arial" w:hAnsi="Arial" w:cs="Arial"/>
          <w:color w:val="1A1B22"/>
          <w:sz w:val="27"/>
          <w:szCs w:val="27"/>
        </w:rPr>
        <w:t> можно написать </w:t>
      </w:r>
      <w:proofErr w:type="spellStart"/>
      <w:r>
        <w:rPr>
          <w:rStyle w:val="HTML"/>
          <w:rFonts w:ascii="Consolas" w:eastAsiaTheme="majorEastAsia" w:hAnsi="Consolas"/>
          <w:color w:val="383A42"/>
          <w:shd w:val="clear" w:color="auto" w:fill="F7F9FC"/>
        </w:rPr>
        <w:t>dispatch</w:t>
      </w:r>
      <w:proofErr w:type="spellEnd"/>
      <w:r>
        <w:rPr>
          <w:rStyle w:val="HTML"/>
          <w:rFonts w:ascii="Consolas" w:eastAsiaTheme="majorEastAsia" w:hAnsi="Consolas"/>
          <w:color w:val="383A42"/>
          <w:shd w:val="clear" w:color="auto" w:fill="F7F9FC"/>
        </w:rPr>
        <w:t xml:space="preserve">({ </w:t>
      </w:r>
      <w:proofErr w:type="spellStart"/>
      <w:r>
        <w:rPr>
          <w:rStyle w:val="HTML"/>
          <w:rFonts w:ascii="Consolas" w:eastAsiaTheme="majorEastAsia" w:hAnsi="Consolas"/>
          <w:color w:val="383A42"/>
          <w:shd w:val="clear" w:color="auto" w:fill="F7F9FC"/>
        </w:rPr>
        <w:t>type</w:t>
      </w:r>
      <w:proofErr w:type="spellEnd"/>
      <w:r>
        <w:rPr>
          <w:rStyle w:val="HTML"/>
          <w:rFonts w:ascii="Consolas" w:eastAsiaTheme="majorEastAsia" w:hAnsi="Consolas"/>
          <w:color w:val="383A42"/>
          <w:shd w:val="clear" w:color="auto" w:fill="F7F9FC"/>
        </w:rPr>
        <w:t>: GET_ITEMS_REQUEST })</w:t>
      </w:r>
      <w:r>
        <w:rPr>
          <w:rFonts w:ascii="Arial" w:hAnsi="Arial" w:cs="Arial"/>
          <w:color w:val="1A1B22"/>
          <w:sz w:val="27"/>
          <w:szCs w:val="27"/>
        </w:rPr>
        <w:t> 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ииии</w:t>
      </w:r>
      <w:proofErr w:type="spellEnd"/>
      <w:r>
        <w:rPr>
          <w:rFonts w:ascii="Arial" w:hAnsi="Arial" w:cs="Arial"/>
          <w:color w:val="1A1B22"/>
          <w:sz w:val="27"/>
          <w:szCs w:val="27"/>
        </w:rPr>
        <w:t>… ничего не произойдёт! Ведь мы ещё не подключили </w:t>
      </w:r>
      <w:proofErr w:type="spellStart"/>
      <w:r>
        <w:rPr>
          <w:rStyle w:val="HTML"/>
          <w:rFonts w:ascii="Consolas" w:eastAsiaTheme="majorEastAsia" w:hAnsi="Consolas"/>
          <w:color w:val="383A42"/>
          <w:shd w:val="clear" w:color="auto" w:fill="F7F9FC"/>
        </w:rPr>
        <w:t>redux-saga</w:t>
      </w:r>
      <w:proofErr w:type="spellEnd"/>
      <w:r>
        <w:rPr>
          <w:rFonts w:ascii="Arial" w:hAnsi="Arial" w:cs="Arial"/>
          <w:color w:val="1A1B22"/>
          <w:sz w:val="27"/>
          <w:szCs w:val="27"/>
        </w:rPr>
        <w:t> к хранилищу. Сделаем это!</w:t>
      </w:r>
    </w:p>
    <w:p w:rsidR="007B7F8A" w:rsidRDefault="007B7F8A" w:rsidP="007B7F8A">
      <w:pPr>
        <w:pStyle w:val="2"/>
        <w:shd w:val="clear" w:color="auto" w:fill="FFFFFF"/>
        <w:rPr>
          <w:rFonts w:ascii="Arial" w:hAnsi="Arial" w:cs="Arial"/>
          <w:color w:val="1A1B22"/>
        </w:rPr>
      </w:pPr>
      <w:r>
        <w:rPr>
          <w:rFonts w:ascii="Arial" w:hAnsi="Arial" w:cs="Arial"/>
          <w:color w:val="1A1B22"/>
        </w:rPr>
        <w:t xml:space="preserve">Подключение </w:t>
      </w:r>
      <w:proofErr w:type="spellStart"/>
      <w:r>
        <w:rPr>
          <w:rFonts w:ascii="Arial" w:hAnsi="Arial" w:cs="Arial"/>
          <w:color w:val="1A1B22"/>
        </w:rPr>
        <w:t>redux-saga</w:t>
      </w:r>
      <w:proofErr w:type="spellEnd"/>
    </w:p>
    <w:p w:rsid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Импортируем в файл с инициализацией хранилища сагу-наблюдатель и функцию </w:t>
      </w:r>
      <w:proofErr w:type="spellStart"/>
      <w:r>
        <w:rPr>
          <w:rStyle w:val="HTML"/>
          <w:rFonts w:ascii="Consolas" w:eastAsiaTheme="majorEastAsia" w:hAnsi="Consolas"/>
          <w:color w:val="383A42"/>
          <w:shd w:val="clear" w:color="auto" w:fill="F7F9FC"/>
        </w:rPr>
        <w:t>createSagaMiddleware</w:t>
      </w:r>
      <w:proofErr w:type="spellEnd"/>
      <w:r>
        <w:rPr>
          <w:rFonts w:ascii="Arial" w:hAnsi="Arial" w:cs="Arial"/>
          <w:color w:val="1A1B22"/>
          <w:sz w:val="27"/>
          <w:szCs w:val="27"/>
        </w:rPr>
        <w:t>, которая отвечает за использование стороннего программного кода (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middleware</w:t>
      </w:r>
      <w:proofErr w:type="spellEnd"/>
      <w:r>
        <w:rPr>
          <w:rFonts w:ascii="Arial" w:hAnsi="Arial" w:cs="Arial"/>
          <w:color w:val="1A1B22"/>
          <w:sz w:val="27"/>
          <w:szCs w:val="27"/>
        </w:rPr>
        <w:t>):</w:t>
      </w:r>
    </w:p>
    <w:p w:rsidR="007B7F8A" w:rsidRPr="00F06D81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F06D81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F06D81">
        <w:rPr>
          <w:rStyle w:val="code-blocklang"/>
          <w:color w:val="B8BDBF"/>
          <w:sz w:val="27"/>
          <w:szCs w:val="27"/>
          <w:lang w:val="en-US"/>
        </w:rPr>
        <w:t>JSX</w:t>
      </w:r>
    </w:p>
    <w:p w:rsidR="007B7F8A" w:rsidRPr="00F06D81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gramStart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import</w:t>
      </w:r>
      <w:proofErr w:type="gramEnd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createSagaMiddleware</w:t>
      </w:r>
      <w:proofErr w:type="spellEnd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from 'redux-saga'</w:t>
      </w:r>
    </w:p>
    <w:p w:rsidR="007B7F8A" w:rsidRPr="00F06D81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proofErr w:type="gramStart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import</w:t>
      </w:r>
      <w:proofErr w:type="gramEnd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 </w:t>
      </w:r>
      <w:proofErr w:type="spellStart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getItemsWatcher</w:t>
      </w:r>
      <w:proofErr w:type="spellEnd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} from './sagas'; </w:t>
      </w:r>
    </w:p>
    <w:p w:rsid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Подключаем усилитель с сагами к хранилищу:</w:t>
      </w:r>
    </w:p>
    <w:p w:rsidR="007B7F8A" w:rsidRPr="00F06D81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F06D81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F06D81">
        <w:rPr>
          <w:rStyle w:val="code-blocklang"/>
          <w:color w:val="B8BDBF"/>
          <w:sz w:val="27"/>
          <w:szCs w:val="27"/>
          <w:lang w:val="en-US"/>
        </w:rPr>
        <w:t>JSX</w:t>
      </w:r>
    </w:p>
    <w:p w:rsidR="007B7F8A" w:rsidRPr="00F06D81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gramStart"/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sagaMiddleware</w:t>
      </w:r>
      <w:proofErr w:type="spellEnd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</w:t>
      </w:r>
      <w:proofErr w:type="spellStart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createSagaMiddleware</w:t>
      </w:r>
      <w:proofErr w:type="spellEnd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();</w:t>
      </w:r>
    </w:p>
    <w:p w:rsidR="007B7F8A" w:rsidRPr="00F06D81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7B7F8A" w:rsidRPr="00F06D81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gramStart"/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enhancer = </w:t>
      </w:r>
      <w:proofErr w:type="spellStart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composeEnhancers</w:t>
      </w:r>
      <w:proofErr w:type="spellEnd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(</w:t>
      </w:r>
      <w:proofErr w:type="spellStart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applyMiddleware</w:t>
      </w:r>
      <w:proofErr w:type="spellEnd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(</w:t>
      </w:r>
      <w:proofErr w:type="spellStart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sagaMiddleware</w:t>
      </w:r>
      <w:proofErr w:type="spellEnd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)); </w:t>
      </w:r>
      <w:r w:rsidRPr="00F06D81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enhancer,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если</w:t>
      </w:r>
      <w:r w:rsidRPr="00F06D81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нам</w:t>
      </w:r>
      <w:r w:rsidRPr="00F06D81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нужны</w:t>
      </w:r>
      <w:r w:rsidRPr="00F06D81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усилители</w:t>
      </w:r>
    </w:p>
    <w:p w:rsidR="007B7F8A" w:rsidRPr="00F06D81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7B7F8A" w:rsidRPr="00F06D81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proofErr w:type="gramStart"/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export</w:t>
      </w:r>
      <w:proofErr w:type="gramEnd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store = </w:t>
      </w:r>
      <w:proofErr w:type="spellStart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createStore</w:t>
      </w:r>
      <w:proofErr w:type="spellEnd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(</w:t>
      </w:r>
      <w:proofErr w:type="spellStart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rootReducer</w:t>
      </w:r>
      <w:proofErr w:type="spellEnd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, enhancer); </w:t>
      </w:r>
    </w:p>
    <w:p w:rsid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И вишенка на торте! Чтобы созданная сага-наблюдатель могла следить за тем, что происходит в приложении, необходимо вызвать метод </w:t>
      </w:r>
      <w:proofErr w:type="spellStart"/>
      <w:r>
        <w:rPr>
          <w:rStyle w:val="HTML"/>
          <w:rFonts w:ascii="Consolas" w:eastAsiaTheme="majorEastAsia" w:hAnsi="Consolas"/>
          <w:color w:val="383A42"/>
          <w:shd w:val="clear" w:color="auto" w:fill="F7F9FC"/>
        </w:rPr>
        <w:t>run</w:t>
      </w:r>
      <w:proofErr w:type="spellEnd"/>
      <w:r>
        <w:rPr>
          <w:rFonts w:ascii="Arial" w:hAnsi="Arial" w:cs="Arial"/>
          <w:color w:val="1A1B22"/>
          <w:sz w:val="27"/>
          <w:szCs w:val="27"/>
        </w:rPr>
        <w:t>:</w:t>
      </w:r>
    </w:p>
    <w:p w:rsidR="007B7F8A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JSX</w:t>
      </w:r>
      <w:proofErr w:type="spellEnd"/>
    </w:p>
    <w:p w:rsidR="007B7F8A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proofErr w:type="spell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sagaMiddleware.run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(</w:t>
      </w:r>
      <w:proofErr w:type="spell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getItemsWatcher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); </w:t>
      </w:r>
    </w:p>
    <w:p w:rsid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Теперь всё заработает как часы.</w:t>
      </w:r>
    </w:p>
    <w:p w:rsid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lastRenderedPageBreak/>
        <w:t xml:space="preserve">Но как масштабировать проект, ведь пока у нас обрабатывается всего один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watcher</w:t>
      </w:r>
      <w:proofErr w:type="spellEnd"/>
      <w:r>
        <w:rPr>
          <w:rFonts w:ascii="Arial" w:hAnsi="Arial" w:cs="Arial"/>
          <w:color w:val="1A1B22"/>
          <w:sz w:val="27"/>
          <w:szCs w:val="27"/>
        </w:rPr>
        <w:t>? Тут следует воспользоваться эффектом </w:t>
      </w:r>
      <w:proofErr w:type="spellStart"/>
      <w:r>
        <w:rPr>
          <w:rStyle w:val="HTML"/>
          <w:rFonts w:ascii="Consolas" w:eastAsiaTheme="majorEastAsia" w:hAnsi="Consolas"/>
          <w:color w:val="383A42"/>
          <w:shd w:val="clear" w:color="auto" w:fill="F7F9FC"/>
        </w:rPr>
        <w:t>all</w:t>
      </w:r>
      <w:proofErr w:type="spellEnd"/>
      <w:r>
        <w:rPr>
          <w:rFonts w:ascii="Arial" w:hAnsi="Arial" w:cs="Arial"/>
          <w:color w:val="1A1B22"/>
          <w:sz w:val="27"/>
          <w:szCs w:val="27"/>
        </w:rPr>
        <w:t>, который позволяет работать с несколькими сагами-наблюдателями:</w:t>
      </w:r>
    </w:p>
    <w:p w:rsidR="007B7F8A" w:rsidRPr="00F06D81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F06D81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F06D81">
        <w:rPr>
          <w:rStyle w:val="code-blocklang"/>
          <w:color w:val="B8BDBF"/>
          <w:sz w:val="27"/>
          <w:szCs w:val="27"/>
          <w:lang w:val="en-US"/>
        </w:rPr>
        <w:t>JSX</w:t>
      </w:r>
    </w:p>
    <w:p w:rsidR="007B7F8A" w:rsidRPr="00F06D81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gramStart"/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 all } </w:t>
      </w:r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r w:rsidRPr="00F06D81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'redux-saga/effects'</w:t>
      </w:r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;</w:t>
      </w:r>
    </w:p>
    <w:p w:rsidR="007B7F8A" w:rsidRPr="00F06D81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7B7F8A" w:rsidRPr="00F06D81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gramStart"/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 </w:t>
      </w:r>
      <w:proofErr w:type="spellStart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getItemsWatcher</w:t>
      </w:r>
      <w:proofErr w:type="spellEnd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, </w:t>
      </w:r>
      <w:proofErr w:type="spellStart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bigBrother</w:t>
      </w:r>
      <w:proofErr w:type="spellEnd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} </w:t>
      </w:r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r w:rsidRPr="00F06D81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'./</w:t>
      </w:r>
      <w:proofErr w:type="spellStart"/>
      <w:r w:rsidRPr="00F06D81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all.sagas</w:t>
      </w:r>
      <w:proofErr w:type="spellEnd"/>
      <w:r w:rsidRPr="00F06D81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;</w:t>
      </w:r>
    </w:p>
    <w:p w:rsidR="007B7F8A" w:rsidRPr="00F06D81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7B7F8A" w:rsidRPr="00F06D81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gramStart"/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export</w:t>
      </w:r>
      <w:proofErr w:type="gramEnd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rootSaga</w:t>
      </w:r>
      <w:proofErr w:type="spellEnd"/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</w:t>
      </w:r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function</w:t>
      </w:r>
      <w:r w:rsidRPr="00F06D81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* </w:t>
      </w:r>
      <w:r w:rsidRPr="00F06D81">
        <w:rPr>
          <w:rStyle w:val="hljs-title"/>
          <w:rFonts w:ascii="Consolas" w:hAnsi="Consolas"/>
          <w:color w:val="56B6C2"/>
          <w:sz w:val="21"/>
          <w:szCs w:val="21"/>
          <w:lang w:val="en-US"/>
        </w:rPr>
        <w:t>root</w:t>
      </w:r>
      <w:r w:rsidRPr="00F06D81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() </w:t>
      </w:r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{</w:t>
      </w:r>
    </w:p>
    <w:p w:rsidR="007B7F8A" w:rsidRPr="007B7F8A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7B7F8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yield</w:t>
      </w:r>
      <w:proofErr w:type="gramEnd"/>
      <w:r w:rsidRPr="007B7F8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all([</w:t>
      </w:r>
    </w:p>
    <w:p w:rsidR="007B7F8A" w:rsidRPr="007B7F8A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7B7F8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7B7F8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getItemsWatcher</w:t>
      </w:r>
      <w:proofErr w:type="spellEnd"/>
      <w:proofErr w:type="gramEnd"/>
      <w:r w:rsidRPr="007B7F8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7B7F8A" w:rsidRPr="007B7F8A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7B7F8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7B7F8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bigBrother</w:t>
      </w:r>
      <w:proofErr w:type="spellEnd"/>
      <w:proofErr w:type="gramEnd"/>
      <w:r w:rsidRPr="007B7F8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7B7F8A" w:rsidRPr="007B7F8A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7B7F8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]);</w:t>
      </w:r>
    </w:p>
    <w:p w:rsidR="007B7F8A" w:rsidRPr="007B7F8A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r w:rsidRPr="007B7F8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}; </w:t>
      </w:r>
    </w:p>
    <w:p w:rsidR="007B7F8A" w:rsidRP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  <w:lang w:val="en-US"/>
        </w:rPr>
      </w:pPr>
      <w:r>
        <w:rPr>
          <w:rFonts w:ascii="Arial" w:hAnsi="Arial" w:cs="Arial"/>
          <w:color w:val="1A1B22"/>
          <w:sz w:val="27"/>
          <w:szCs w:val="27"/>
        </w:rPr>
        <w:t>Заменим</w:t>
      </w:r>
      <w:r w:rsidRPr="007B7F8A">
        <w:rPr>
          <w:rFonts w:ascii="Arial" w:hAnsi="Arial" w:cs="Arial"/>
          <w:color w:val="1A1B22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1A1B22"/>
          <w:sz w:val="27"/>
          <w:szCs w:val="27"/>
        </w:rPr>
        <w:t>в</w:t>
      </w:r>
      <w:r w:rsidRPr="007B7F8A">
        <w:rPr>
          <w:rFonts w:ascii="Arial" w:hAnsi="Arial" w:cs="Arial"/>
          <w:color w:val="1A1B22"/>
          <w:sz w:val="27"/>
          <w:szCs w:val="27"/>
          <w:lang w:val="en-US"/>
        </w:rPr>
        <w:t xml:space="preserve">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сторе</w:t>
      </w:r>
      <w:proofErr w:type="spellEnd"/>
      <w:r w:rsidRPr="007B7F8A">
        <w:rPr>
          <w:rFonts w:ascii="Arial" w:hAnsi="Arial" w:cs="Arial"/>
          <w:color w:val="1A1B22"/>
          <w:sz w:val="27"/>
          <w:szCs w:val="27"/>
          <w:lang w:val="en-US"/>
        </w:rPr>
        <w:t> </w:t>
      </w:r>
      <w:proofErr w:type="spellStart"/>
      <w:r w:rsidRPr="007B7F8A">
        <w:rPr>
          <w:rStyle w:val="HTML"/>
          <w:rFonts w:ascii="Consolas" w:eastAsiaTheme="majorEastAsia" w:hAnsi="Consolas"/>
          <w:color w:val="383A42"/>
          <w:shd w:val="clear" w:color="auto" w:fill="F7F9FC"/>
          <w:lang w:val="en-US"/>
        </w:rPr>
        <w:t>getItemsWatcher</w:t>
      </w:r>
      <w:proofErr w:type="spellEnd"/>
      <w:r w:rsidRPr="007B7F8A">
        <w:rPr>
          <w:rFonts w:ascii="Arial" w:hAnsi="Arial" w:cs="Arial"/>
          <w:color w:val="1A1B22"/>
          <w:sz w:val="27"/>
          <w:szCs w:val="27"/>
          <w:lang w:val="en-US"/>
        </w:rPr>
        <w:t> </w:t>
      </w:r>
      <w:r>
        <w:rPr>
          <w:rFonts w:ascii="Arial" w:hAnsi="Arial" w:cs="Arial"/>
          <w:color w:val="1A1B22"/>
          <w:sz w:val="27"/>
          <w:szCs w:val="27"/>
        </w:rPr>
        <w:t>на</w:t>
      </w:r>
      <w:r w:rsidRPr="007B7F8A">
        <w:rPr>
          <w:rFonts w:ascii="Arial" w:hAnsi="Arial" w:cs="Arial"/>
          <w:color w:val="1A1B22"/>
          <w:sz w:val="27"/>
          <w:szCs w:val="27"/>
          <w:lang w:val="en-US"/>
        </w:rPr>
        <w:t> </w:t>
      </w:r>
      <w:proofErr w:type="spellStart"/>
      <w:r w:rsidRPr="007B7F8A">
        <w:rPr>
          <w:rStyle w:val="HTML"/>
          <w:rFonts w:ascii="Consolas" w:eastAsiaTheme="majorEastAsia" w:hAnsi="Consolas"/>
          <w:color w:val="383A42"/>
          <w:shd w:val="clear" w:color="auto" w:fill="F7F9FC"/>
          <w:lang w:val="en-US"/>
        </w:rPr>
        <w:t>rootSaga</w:t>
      </w:r>
      <w:proofErr w:type="spellEnd"/>
      <w:r w:rsidRPr="007B7F8A">
        <w:rPr>
          <w:rFonts w:ascii="Arial" w:hAnsi="Arial" w:cs="Arial"/>
          <w:color w:val="1A1B22"/>
          <w:sz w:val="27"/>
          <w:szCs w:val="27"/>
          <w:lang w:val="en-US"/>
        </w:rPr>
        <w:t> </w:t>
      </w:r>
      <w:r>
        <w:rPr>
          <w:rFonts w:ascii="Arial" w:hAnsi="Arial" w:cs="Arial"/>
          <w:color w:val="1A1B22"/>
          <w:sz w:val="27"/>
          <w:szCs w:val="27"/>
        </w:rPr>
        <w:t>и</w:t>
      </w:r>
      <w:r w:rsidRPr="007B7F8A">
        <w:rPr>
          <w:rFonts w:ascii="Arial" w:hAnsi="Arial" w:cs="Arial"/>
          <w:color w:val="1A1B22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1A1B22"/>
          <w:sz w:val="27"/>
          <w:szCs w:val="27"/>
        </w:rPr>
        <w:t>сможем</w:t>
      </w:r>
      <w:r w:rsidRPr="007B7F8A">
        <w:rPr>
          <w:rFonts w:ascii="Arial" w:hAnsi="Arial" w:cs="Arial"/>
          <w:color w:val="1A1B22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1A1B22"/>
          <w:sz w:val="27"/>
          <w:szCs w:val="27"/>
        </w:rPr>
        <w:t>создавать</w:t>
      </w:r>
      <w:r w:rsidRPr="007B7F8A">
        <w:rPr>
          <w:rFonts w:ascii="Arial" w:hAnsi="Arial" w:cs="Arial"/>
          <w:color w:val="1A1B22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1A1B22"/>
          <w:sz w:val="27"/>
          <w:szCs w:val="27"/>
        </w:rPr>
        <w:t>сколько</w:t>
      </w:r>
      <w:r w:rsidRPr="007B7F8A">
        <w:rPr>
          <w:rFonts w:ascii="Arial" w:hAnsi="Arial" w:cs="Arial"/>
          <w:color w:val="1A1B22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1A1B22"/>
          <w:sz w:val="27"/>
          <w:szCs w:val="27"/>
        </w:rPr>
        <w:t>угодно</w:t>
      </w:r>
      <w:r w:rsidRPr="007B7F8A">
        <w:rPr>
          <w:rFonts w:ascii="Arial" w:hAnsi="Arial" w:cs="Arial"/>
          <w:color w:val="1A1B22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1A1B22"/>
          <w:sz w:val="27"/>
          <w:szCs w:val="27"/>
        </w:rPr>
        <w:t>саг</w:t>
      </w:r>
      <w:r w:rsidRPr="007B7F8A">
        <w:rPr>
          <w:rFonts w:ascii="Arial" w:hAnsi="Arial" w:cs="Arial"/>
          <w:color w:val="1A1B22"/>
          <w:sz w:val="27"/>
          <w:szCs w:val="27"/>
          <w:lang w:val="en-US"/>
        </w:rPr>
        <w:t>-</w:t>
      </w:r>
      <w:r>
        <w:rPr>
          <w:rFonts w:ascii="Arial" w:hAnsi="Arial" w:cs="Arial"/>
          <w:color w:val="1A1B22"/>
          <w:sz w:val="27"/>
          <w:szCs w:val="27"/>
        </w:rPr>
        <w:t>наблюдателей</w:t>
      </w:r>
      <w:r w:rsidRPr="007B7F8A">
        <w:rPr>
          <w:rFonts w:ascii="Arial" w:hAnsi="Arial" w:cs="Arial"/>
          <w:color w:val="1A1B22"/>
          <w:sz w:val="27"/>
          <w:szCs w:val="27"/>
          <w:lang w:val="en-US"/>
        </w:rPr>
        <w:t xml:space="preserve">, </w:t>
      </w:r>
      <w:r>
        <w:rPr>
          <w:rFonts w:ascii="Arial" w:hAnsi="Arial" w:cs="Arial"/>
          <w:color w:val="1A1B22"/>
          <w:sz w:val="27"/>
          <w:szCs w:val="27"/>
        </w:rPr>
        <w:t>пусть</w:t>
      </w:r>
      <w:r w:rsidRPr="007B7F8A">
        <w:rPr>
          <w:rFonts w:ascii="Arial" w:hAnsi="Arial" w:cs="Arial"/>
          <w:color w:val="1A1B22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1A1B22"/>
          <w:sz w:val="27"/>
          <w:szCs w:val="27"/>
        </w:rPr>
        <w:t>хоть</w:t>
      </w:r>
      <w:r w:rsidRPr="007B7F8A">
        <w:rPr>
          <w:rFonts w:ascii="Arial" w:hAnsi="Arial" w:cs="Arial"/>
          <w:color w:val="1A1B22"/>
          <w:sz w:val="27"/>
          <w:szCs w:val="27"/>
          <w:lang w:val="en-US"/>
        </w:rPr>
        <w:t xml:space="preserve">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обнаблюдаются</w:t>
      </w:r>
      <w:proofErr w:type="spellEnd"/>
      <w:r w:rsidRPr="007B7F8A">
        <w:rPr>
          <w:rFonts w:ascii="Arial" w:hAnsi="Arial" w:cs="Arial"/>
          <w:color w:val="1A1B22"/>
          <w:sz w:val="27"/>
          <w:szCs w:val="27"/>
          <w:lang w:val="en-US"/>
        </w:rPr>
        <w:t>.</w:t>
      </w:r>
    </w:p>
    <w:p w:rsidR="007B7F8A" w:rsidRPr="00764242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764242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764242">
        <w:rPr>
          <w:rStyle w:val="code-blocklang"/>
          <w:color w:val="B8BDBF"/>
          <w:sz w:val="27"/>
          <w:szCs w:val="27"/>
          <w:lang w:val="en-US"/>
        </w:rPr>
        <w:t>JSX</w:t>
      </w:r>
    </w:p>
    <w:p w:rsidR="007B7F8A" w:rsidRPr="00764242" w:rsidRDefault="007B7F8A" w:rsidP="007B7F8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r w:rsidRPr="0076424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sagaMiddleware.run(rootSaga); </w:t>
      </w:r>
    </w:p>
    <w:p w:rsid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Теперь работают оба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вотчера</w:t>
      </w:r>
      <w:proofErr w:type="spellEnd"/>
      <w:r>
        <w:rPr>
          <w:rFonts w:ascii="Arial" w:hAnsi="Arial" w:cs="Arial"/>
          <w:color w:val="1A1B22"/>
          <w:sz w:val="27"/>
          <w:szCs w:val="27"/>
        </w:rPr>
        <w:t>. </w:t>
      </w:r>
      <w:proofErr w:type="spellStart"/>
      <w:r>
        <w:rPr>
          <w:rStyle w:val="HTML"/>
          <w:rFonts w:ascii="Consolas" w:eastAsiaTheme="majorEastAsia" w:hAnsi="Consolas"/>
          <w:color w:val="383A42"/>
          <w:shd w:val="clear" w:color="auto" w:fill="F7F9FC"/>
        </w:rPr>
        <w:t>getItemsWatcher</w:t>
      </w:r>
      <w:proofErr w:type="spellEnd"/>
      <w:r>
        <w:rPr>
          <w:rFonts w:ascii="Arial" w:hAnsi="Arial" w:cs="Arial"/>
          <w:color w:val="1A1B22"/>
          <w:sz w:val="27"/>
          <w:szCs w:val="27"/>
        </w:rPr>
        <w:t> следит за </w:t>
      </w:r>
      <w:proofErr w:type="spellStart"/>
      <w:r>
        <w:rPr>
          <w:rStyle w:val="HTML"/>
          <w:rFonts w:ascii="Consolas" w:eastAsiaTheme="majorEastAsia" w:hAnsi="Consolas"/>
          <w:color w:val="383A42"/>
          <w:shd w:val="clear" w:color="auto" w:fill="F7F9FC"/>
        </w:rPr>
        <w:t>getItemsWorker</w:t>
      </w:r>
      <w:proofErr w:type="spellEnd"/>
      <w:r>
        <w:rPr>
          <w:rFonts w:ascii="Arial" w:hAnsi="Arial" w:cs="Arial"/>
          <w:color w:val="1A1B22"/>
          <w:sz w:val="27"/>
          <w:szCs w:val="27"/>
        </w:rPr>
        <w:t>, а </w:t>
      </w:r>
      <w:proofErr w:type="spellStart"/>
      <w:r>
        <w:rPr>
          <w:rStyle w:val="HTML"/>
          <w:rFonts w:ascii="Consolas" w:eastAsiaTheme="majorEastAsia" w:hAnsi="Consolas"/>
          <w:color w:val="383A42"/>
          <w:shd w:val="clear" w:color="auto" w:fill="F7F9FC"/>
        </w:rPr>
        <w:t>bigBrother</w:t>
      </w:r>
      <w:proofErr w:type="spellEnd"/>
      <w:r>
        <w:rPr>
          <w:rFonts w:ascii="Arial" w:hAnsi="Arial" w:cs="Arial"/>
          <w:color w:val="1A1B22"/>
          <w:sz w:val="27"/>
          <w:szCs w:val="27"/>
        </w:rPr>
        <w:t> — за </w:t>
      </w:r>
      <w:del w:id="1" w:author="Unknown">
        <w:r>
          <w:rPr>
            <w:rFonts w:ascii="Arial" w:hAnsi="Arial" w:cs="Arial"/>
            <w:color w:val="1A1B22"/>
            <w:sz w:val="27"/>
            <w:szCs w:val="27"/>
          </w:rPr>
          <w:delText>вами, оглянитесь</w:delText>
        </w:r>
      </w:del>
      <w:r>
        <w:rPr>
          <w:rFonts w:ascii="Arial" w:hAnsi="Arial" w:cs="Arial"/>
          <w:color w:val="1A1B22"/>
          <w:sz w:val="27"/>
          <w:szCs w:val="27"/>
        </w:rPr>
        <w:t xml:space="preserve"> своим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воркером</w:t>
      </w:r>
      <w:proofErr w:type="spellEnd"/>
      <w:r>
        <w:rPr>
          <w:rFonts w:ascii="Arial" w:hAnsi="Arial" w:cs="Arial"/>
          <w:color w:val="1A1B22"/>
          <w:sz w:val="27"/>
          <w:szCs w:val="27"/>
        </w:rPr>
        <w:t>.</w:t>
      </w:r>
    </w:p>
    <w:p w:rsid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В этой теме вы познакомились с ещё одной библиотекой для работы с побочными эффектами — </w:t>
      </w:r>
      <w:proofErr w:type="spellStart"/>
      <w:r>
        <w:rPr>
          <w:rStyle w:val="HTML"/>
          <w:rFonts w:ascii="Consolas" w:eastAsiaTheme="majorEastAsia" w:hAnsi="Consolas"/>
          <w:color w:val="383A42"/>
          <w:shd w:val="clear" w:color="auto" w:fill="F7F9FC"/>
        </w:rPr>
        <w:t>redux-saga</w:t>
      </w:r>
      <w:proofErr w:type="spellEnd"/>
      <w:r>
        <w:rPr>
          <w:rFonts w:ascii="Arial" w:hAnsi="Arial" w:cs="Arial"/>
          <w:color w:val="1A1B22"/>
          <w:sz w:val="27"/>
          <w:szCs w:val="27"/>
        </w:rPr>
        <w:t>. Научились создавать саги и узнали про </w:t>
      </w:r>
      <w:hyperlink r:id="rId10" w:anchor="effect-creators" w:tgtFrame="_blank" w:history="1">
        <w:r>
          <w:rPr>
            <w:rStyle w:val="a3"/>
            <w:rFonts w:ascii="Arial" w:hAnsi="Arial" w:cs="Arial"/>
            <w:color w:val="23272E"/>
            <w:sz w:val="27"/>
            <w:szCs w:val="27"/>
          </w:rPr>
          <w:t>эффекты</w:t>
        </w:r>
      </w:hyperlink>
      <w:r>
        <w:rPr>
          <w:rFonts w:ascii="Arial" w:hAnsi="Arial" w:cs="Arial"/>
          <w:color w:val="1A1B22"/>
          <w:sz w:val="27"/>
          <w:szCs w:val="27"/>
        </w:rPr>
        <w:t xml:space="preserve"> в них. Сравнили код, написанный на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thunk</w:t>
      </w:r>
      <w:proofErr w:type="spellEnd"/>
      <w:r>
        <w:rPr>
          <w:rFonts w:ascii="Arial" w:hAnsi="Arial" w:cs="Arial"/>
          <w:color w:val="1A1B22"/>
          <w:sz w:val="27"/>
          <w:szCs w:val="27"/>
        </w:rPr>
        <w:t>, с реализацией на сагах.</w:t>
      </w:r>
    </w:p>
    <w:p w:rsid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Библиотека </w:t>
      </w:r>
      <w:proofErr w:type="spellStart"/>
      <w:r>
        <w:rPr>
          <w:rStyle w:val="HTML"/>
          <w:rFonts w:ascii="Consolas" w:eastAsiaTheme="majorEastAsia" w:hAnsi="Consolas"/>
          <w:color w:val="383A42"/>
          <w:shd w:val="clear" w:color="auto" w:fill="F7F9FC"/>
        </w:rPr>
        <w:t>redux-thunk</w:t>
      </w:r>
      <w:proofErr w:type="spellEnd"/>
      <w:r>
        <w:rPr>
          <w:rFonts w:ascii="Arial" w:hAnsi="Arial" w:cs="Arial"/>
          <w:color w:val="1A1B22"/>
          <w:sz w:val="27"/>
          <w:szCs w:val="27"/>
        </w:rPr>
        <w:t> проще для начала работы — она понятнее. Но если разобраться с генераторами в </w:t>
      </w:r>
      <w:proofErr w:type="spellStart"/>
      <w:r>
        <w:rPr>
          <w:rStyle w:val="HTML"/>
          <w:rFonts w:ascii="Consolas" w:eastAsiaTheme="majorEastAsia" w:hAnsi="Consolas"/>
          <w:color w:val="383A42"/>
          <w:shd w:val="clear" w:color="auto" w:fill="F7F9FC"/>
        </w:rPr>
        <w:t>redux-saga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, то писать на них код становится не так страшно. Саги позволяют описать более сложную логику, тогда как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thunk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ограничен в действиях. Да и тестировать асинхронную логику, которая описана в одном месте, в сагах гораздо проще.</w:t>
      </w:r>
    </w:p>
    <w:p w:rsidR="007B7F8A" w:rsidRDefault="007B7F8A" w:rsidP="007B7F8A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Что выбирать для проектов, решать вам. Стоит отталкиваться от поставленной задачи. Если у вас нагруженные побочные эффекты, то лучше подойдут саги — с ними проще масштабировать большой проект. Для небольшого хранилища может быть достаточно </w:t>
      </w:r>
      <w:proofErr w:type="spellStart"/>
      <w:r>
        <w:rPr>
          <w:rStyle w:val="HTML"/>
          <w:rFonts w:ascii="Consolas" w:eastAsiaTheme="majorEastAsia" w:hAnsi="Consolas"/>
          <w:color w:val="383A42"/>
          <w:shd w:val="clear" w:color="auto" w:fill="F7F9FC"/>
        </w:rPr>
        <w:t>redux-thunk</w:t>
      </w:r>
      <w:proofErr w:type="spellEnd"/>
      <w:r>
        <w:rPr>
          <w:rFonts w:ascii="Arial" w:hAnsi="Arial" w:cs="Arial"/>
          <w:color w:val="1A1B22"/>
          <w:sz w:val="27"/>
          <w:szCs w:val="27"/>
        </w:rPr>
        <w:t>. В общем, на вкус и цвет все библиотеки разные, подключайте и используйте ту, которая лучше вам подходит.</w:t>
      </w:r>
    </w:p>
    <w:p w:rsidR="0033045C" w:rsidRDefault="0033045C"/>
    <w:sectPr w:rsidR="003304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F0312C"/>
    <w:multiLevelType w:val="multilevel"/>
    <w:tmpl w:val="2152A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7C0F"/>
    <w:rsid w:val="0033045C"/>
    <w:rsid w:val="00764242"/>
    <w:rsid w:val="007B7F8A"/>
    <w:rsid w:val="00863A55"/>
    <w:rsid w:val="00B109D6"/>
    <w:rsid w:val="00E17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C1A06B"/>
  <w15:chartTrackingRefBased/>
  <w15:docId w15:val="{F0035A99-6A17-4A2C-BE32-3101312A5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B7F8A"/>
  </w:style>
  <w:style w:type="paragraph" w:styleId="1">
    <w:name w:val="heading 1"/>
    <w:basedOn w:val="a"/>
    <w:link w:val="10"/>
    <w:uiPriority w:val="9"/>
    <w:qFormat/>
    <w:rsid w:val="007B7F8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7B7F8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B7F8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B7F8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semiHidden/>
    <w:unhideWhenUsed/>
    <w:rsid w:val="007B7F8A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7B7F8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7B7F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B7F8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ode-blockclipboard">
    <w:name w:val="code-block__clipboard"/>
    <w:basedOn w:val="a0"/>
    <w:rsid w:val="007B7F8A"/>
  </w:style>
  <w:style w:type="character" w:customStyle="1" w:styleId="code-blocklang">
    <w:name w:val="code-block__lang"/>
    <w:basedOn w:val="a0"/>
    <w:rsid w:val="007B7F8A"/>
  </w:style>
  <w:style w:type="character" w:customStyle="1" w:styleId="hljs-comment">
    <w:name w:val="hljs-comment"/>
    <w:basedOn w:val="a0"/>
    <w:rsid w:val="007B7F8A"/>
  </w:style>
  <w:style w:type="character" w:customStyle="1" w:styleId="hljs-attr">
    <w:name w:val="hljs-attr"/>
    <w:basedOn w:val="a0"/>
    <w:rsid w:val="007B7F8A"/>
  </w:style>
  <w:style w:type="character" w:customStyle="1" w:styleId="hljs-string">
    <w:name w:val="hljs-string"/>
    <w:basedOn w:val="a0"/>
    <w:rsid w:val="007B7F8A"/>
  </w:style>
  <w:style w:type="character" w:customStyle="1" w:styleId="hljs-function">
    <w:name w:val="hljs-function"/>
    <w:basedOn w:val="a0"/>
    <w:rsid w:val="007B7F8A"/>
  </w:style>
  <w:style w:type="character" w:customStyle="1" w:styleId="hljs-keyword">
    <w:name w:val="hljs-keyword"/>
    <w:basedOn w:val="a0"/>
    <w:rsid w:val="007B7F8A"/>
  </w:style>
  <w:style w:type="character" w:customStyle="1" w:styleId="hljs-title">
    <w:name w:val="hljs-title"/>
    <w:basedOn w:val="a0"/>
    <w:rsid w:val="007B7F8A"/>
  </w:style>
  <w:style w:type="character" w:customStyle="1" w:styleId="hljs-params">
    <w:name w:val="hljs-params"/>
    <w:basedOn w:val="a0"/>
    <w:rsid w:val="007B7F8A"/>
  </w:style>
  <w:style w:type="character" w:customStyle="1" w:styleId="hljs-literal">
    <w:name w:val="hljs-literal"/>
    <w:basedOn w:val="a0"/>
    <w:rsid w:val="007B7F8A"/>
  </w:style>
  <w:style w:type="character" w:customStyle="1" w:styleId="hljs-builtin">
    <w:name w:val="hljs-built_in"/>
    <w:basedOn w:val="a0"/>
    <w:rsid w:val="007B7F8A"/>
  </w:style>
  <w:style w:type="character" w:customStyle="1" w:styleId="hljs-number">
    <w:name w:val="hljs-number"/>
    <w:basedOn w:val="a0"/>
    <w:rsid w:val="007B7F8A"/>
  </w:style>
  <w:style w:type="character" w:customStyle="1" w:styleId="hljs-subst">
    <w:name w:val="hljs-subst"/>
    <w:basedOn w:val="a0"/>
    <w:rsid w:val="007B7F8A"/>
  </w:style>
  <w:style w:type="character" w:customStyle="1" w:styleId="element-hintwrapper">
    <w:name w:val="element-hint__wrapper"/>
    <w:basedOn w:val="a0"/>
    <w:rsid w:val="007B7F8A"/>
  </w:style>
  <w:style w:type="character" w:styleId="a4">
    <w:name w:val="FollowedHyperlink"/>
    <w:basedOn w:val="a0"/>
    <w:uiPriority w:val="99"/>
    <w:semiHidden/>
    <w:unhideWhenUsed/>
    <w:rsid w:val="007B7F8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practicum.yandex.ru/trainer/web-plus/lesson/f1b5c9bc-d445-4102-b8b4-ae226669be0d/task/57c9d7bc-f391-4f2a-a07a-bcdaeb56c5fc/" TargetMode="External"/><Relationship Id="rId10" Type="http://schemas.openxmlformats.org/officeDocument/2006/relationships/hyperlink" Target="https://redux-saga.js.org/docs/api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1629</Words>
  <Characters>9289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2022-01-25T14:18:00Z</dcterms:created>
  <dcterms:modified xsi:type="dcterms:W3CDTF">2022-01-27T14:28:00Z</dcterms:modified>
</cp:coreProperties>
</file>