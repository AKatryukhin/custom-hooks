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BBE" w:rsidRPr="00CE7BBE" w:rsidRDefault="00CE7BBE" w:rsidP="00CE7BBE">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CE7BBE">
        <w:rPr>
          <w:rFonts w:ascii="Times New Roman" w:eastAsia="Times New Roman" w:hAnsi="Times New Roman" w:cs="Times New Roman"/>
          <w:b/>
          <w:bCs/>
          <w:kern w:val="36"/>
          <w:sz w:val="48"/>
          <w:szCs w:val="48"/>
          <w:lang w:eastAsia="ru-RU"/>
        </w:rPr>
        <w:t>Инфраструктура приложения: CRA</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Приступим к созданию нового приложения на React. Инфраструктуру приложения можно настраивать самостоятельно или пользоваться готовым решением. Оба способа имеют и плюсы, и минусы. Опытные разработчики иногда делают собственные инфраструктурные шаблоны, которые сочетают в себе всё необходимое. Но пока наша задача — освоить React, а не мериться с коллегами инфраструктурными файлами. Так что выберем готовую инфраструктуру.</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 этом уроке рассмотрим утилиту Create React App (CRA), которая предоставляет простое окружение для начала работы с React-приложением. Чтобы установить пакет </w:t>
      </w:r>
      <w:r w:rsidRPr="00CE7BBE">
        <w:rPr>
          <w:rFonts w:ascii="Consolas" w:eastAsia="Times New Roman" w:hAnsi="Consolas" w:cs="Courier New"/>
          <w:color w:val="383A42"/>
          <w:sz w:val="19"/>
          <w:szCs w:val="19"/>
          <w:shd w:val="clear" w:color="auto" w:fill="F7F9FC"/>
          <w:lang w:eastAsia="ru-RU"/>
        </w:rPr>
        <w:t>create-react-app</w:t>
      </w:r>
      <w:r w:rsidRPr="00CE7BBE">
        <w:rPr>
          <w:rFonts w:ascii="Times New Roman" w:eastAsia="Times New Roman" w:hAnsi="Times New Roman" w:cs="Times New Roman"/>
          <w:sz w:val="24"/>
          <w:szCs w:val="24"/>
          <w:lang w:eastAsia="ru-RU"/>
        </w:rPr>
        <w:t> утилиты CRA, потребуется Node.js и NPM.</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Подготовительный этап</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Установите Node.js на свой компьютер. Для этого скачайте дистрибутив с </w:t>
      </w:r>
      <w:hyperlink r:id="rId6" w:tgtFrame="_blank" w:history="1">
        <w:r w:rsidRPr="00CE7BBE">
          <w:rPr>
            <w:rFonts w:ascii="Times New Roman" w:eastAsia="Times New Roman" w:hAnsi="Times New Roman" w:cs="Times New Roman"/>
            <w:color w:val="23272E"/>
            <w:sz w:val="24"/>
            <w:szCs w:val="24"/>
            <w:u w:val="single"/>
            <w:lang w:eastAsia="ru-RU"/>
          </w:rPr>
          <w:t>официального сайта</w:t>
        </w:r>
      </w:hyperlink>
      <w:r w:rsidRPr="00CE7BBE">
        <w:rPr>
          <w:rFonts w:ascii="Times New Roman" w:eastAsia="Times New Roman" w:hAnsi="Times New Roman" w:cs="Times New Roman"/>
          <w:sz w:val="24"/>
          <w:szCs w:val="24"/>
          <w:lang w:eastAsia="ru-RU"/>
        </w:rPr>
        <w:t> в соответствии с вашей операционной системой. Мы рекомендуем использовать LTS сборку: она более стабильна и содержит всё необходимое.</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После установки откройте терминал на компьютере. Это может быть </w:t>
      </w:r>
      <w:r w:rsidRPr="00CE7BBE">
        <w:rPr>
          <w:rFonts w:ascii="Times New Roman" w:eastAsia="Times New Roman" w:hAnsi="Times New Roman" w:cs="Times New Roman"/>
          <w:b/>
          <w:bCs/>
          <w:sz w:val="24"/>
          <w:szCs w:val="24"/>
          <w:lang w:eastAsia="ru-RU"/>
        </w:rPr>
        <w:t>Terminal</w:t>
      </w:r>
      <w:r w:rsidRPr="00CE7BBE">
        <w:rPr>
          <w:rFonts w:ascii="Times New Roman" w:eastAsia="Times New Roman" w:hAnsi="Times New Roman" w:cs="Times New Roman"/>
          <w:sz w:val="24"/>
          <w:szCs w:val="24"/>
          <w:lang w:eastAsia="ru-RU"/>
        </w:rPr>
        <w:t> на macOS или </w:t>
      </w:r>
      <w:r w:rsidRPr="00CE7BBE">
        <w:rPr>
          <w:rFonts w:ascii="Times New Roman" w:eastAsia="Times New Roman" w:hAnsi="Times New Roman" w:cs="Times New Roman"/>
          <w:b/>
          <w:bCs/>
          <w:sz w:val="24"/>
          <w:szCs w:val="24"/>
          <w:lang w:eastAsia="ru-RU"/>
        </w:rPr>
        <w:t>cmd.exe</w:t>
      </w:r>
      <w:r w:rsidRPr="00CE7BBE">
        <w:rPr>
          <w:rFonts w:ascii="Times New Roman" w:eastAsia="Times New Roman" w:hAnsi="Times New Roman" w:cs="Times New Roman"/>
          <w:sz w:val="24"/>
          <w:szCs w:val="24"/>
          <w:lang w:eastAsia="ru-RU"/>
        </w:rPr>
        <w:t> на Windows. Введите в терминал команду:</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CE7BBE">
        <w:rPr>
          <w:rFonts w:ascii="Courier New" w:eastAsia="Times New Roman" w:hAnsi="Courier New" w:cs="Courier New"/>
          <w:color w:val="B8BDBF"/>
          <w:sz w:val="20"/>
          <w:szCs w:val="20"/>
          <w:lang w:eastAsia="ru-RU"/>
        </w:rPr>
        <w:t>Скопировать код</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node -v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 xml:space="preserve">Если всё прошло успешно, то вы увидите версию установленной Node.js, </w:t>
      </w:r>
      <w:proofErr w:type="gramStart"/>
      <w:r w:rsidRPr="00CE7BBE">
        <w:rPr>
          <w:rFonts w:ascii="Times New Roman" w:eastAsia="Times New Roman" w:hAnsi="Times New Roman" w:cs="Times New Roman"/>
          <w:sz w:val="24"/>
          <w:szCs w:val="24"/>
          <w:lang w:eastAsia="ru-RU"/>
        </w:rPr>
        <w:t>например</w:t>
      </w:r>
      <w:proofErr w:type="gramEnd"/>
      <w:r w:rsidRPr="00CE7BBE">
        <w:rPr>
          <w:rFonts w:ascii="Times New Roman" w:eastAsia="Times New Roman" w:hAnsi="Times New Roman" w:cs="Times New Roman"/>
          <w:sz w:val="24"/>
          <w:szCs w:val="24"/>
          <w:lang w:eastAsia="ru-RU"/>
        </w:rPr>
        <w:t xml:space="preserve"> так:</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CE7BBE">
        <w:rPr>
          <w:rFonts w:ascii="Courier New" w:eastAsia="Times New Roman" w:hAnsi="Courier New" w:cs="Courier New"/>
          <w:color w:val="B8BDBF"/>
          <w:sz w:val="20"/>
          <w:szCs w:val="20"/>
          <w:lang w:eastAsia="ru-RU"/>
        </w:rPr>
        <w:t>Скопировать код</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v14.12.0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Теперь введите эту команду и убедитесь, что пакетный менеджер npm установлен корректно. Он устанавливается вместе с Node.js.</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CE7BBE">
        <w:rPr>
          <w:rFonts w:ascii="Courier New" w:eastAsia="Times New Roman" w:hAnsi="Courier New" w:cs="Courier New"/>
          <w:color w:val="B8BDBF"/>
          <w:sz w:val="20"/>
          <w:szCs w:val="20"/>
          <w:lang w:eastAsia="ru-RU"/>
        </w:rPr>
        <w:t>Скопировать код</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npm -v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 xml:space="preserve">В консоли должна появиться версия пакетного менеджера, </w:t>
      </w:r>
      <w:proofErr w:type="gramStart"/>
      <w:r w:rsidRPr="00CE7BBE">
        <w:rPr>
          <w:rFonts w:ascii="Times New Roman" w:eastAsia="Times New Roman" w:hAnsi="Times New Roman" w:cs="Times New Roman"/>
          <w:sz w:val="24"/>
          <w:szCs w:val="24"/>
          <w:lang w:eastAsia="ru-RU"/>
        </w:rPr>
        <w:t>например</w:t>
      </w:r>
      <w:proofErr w:type="gramEnd"/>
      <w:r w:rsidRPr="00CE7BBE">
        <w:rPr>
          <w:rFonts w:ascii="Times New Roman" w:eastAsia="Times New Roman" w:hAnsi="Times New Roman" w:cs="Times New Roman"/>
          <w:sz w:val="24"/>
          <w:szCs w:val="24"/>
          <w:lang w:eastAsia="ru-RU"/>
        </w:rPr>
        <w:t>:</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CE7BBE">
        <w:rPr>
          <w:rFonts w:ascii="Courier New" w:eastAsia="Times New Roman" w:hAnsi="Courier New" w:cs="Courier New"/>
          <w:color w:val="B8BDBF"/>
          <w:sz w:val="20"/>
          <w:szCs w:val="20"/>
          <w:lang w:eastAsia="ru-RU"/>
        </w:rPr>
        <w:t>Скопировать код</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6.14.8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Версии, которые вы установили, могут отличаться от описанных в этом материале — это не критично.</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После этой операции вам стали доступны более миллиона библиотек и пакетов из </w:t>
      </w:r>
      <w:hyperlink r:id="rId7" w:tgtFrame="_blank" w:history="1">
        <w:r w:rsidRPr="00CE7BBE">
          <w:rPr>
            <w:rFonts w:ascii="Times New Roman" w:eastAsia="Times New Roman" w:hAnsi="Times New Roman" w:cs="Times New Roman"/>
            <w:color w:val="23272E"/>
            <w:sz w:val="24"/>
            <w:szCs w:val="24"/>
            <w:u w:val="single"/>
            <w:lang w:eastAsia="ru-RU"/>
          </w:rPr>
          <w:t>https://www.npmjs.com/</w:t>
        </w:r>
      </w:hyperlink>
      <w:r w:rsidRPr="00CE7BBE">
        <w:rPr>
          <w:rFonts w:ascii="Times New Roman" w:eastAsia="Times New Roman" w:hAnsi="Times New Roman" w:cs="Times New Roman"/>
          <w:sz w:val="24"/>
          <w:szCs w:val="24"/>
          <w:lang w:eastAsia="ru-RU"/>
        </w:rPr>
        <w:t>. Чтобы ознакомиться с возможностями npm, перейдите </w:t>
      </w:r>
      <w:hyperlink r:id="rId8" w:tgtFrame="_blank" w:history="1">
        <w:r w:rsidRPr="00CE7BBE">
          <w:rPr>
            <w:rFonts w:ascii="Times New Roman" w:eastAsia="Times New Roman" w:hAnsi="Times New Roman" w:cs="Times New Roman"/>
            <w:color w:val="23272E"/>
            <w:sz w:val="24"/>
            <w:szCs w:val="24"/>
            <w:u w:val="single"/>
            <w:lang w:eastAsia="ru-RU"/>
          </w:rPr>
          <w:t>по ссылке на официальную страницу документации</w:t>
        </w:r>
      </w:hyperlink>
      <w:r w:rsidRPr="00CE7BBE">
        <w:rPr>
          <w:rFonts w:ascii="Times New Roman" w:eastAsia="Times New Roman" w:hAnsi="Times New Roman" w:cs="Times New Roman"/>
          <w:sz w:val="24"/>
          <w:szCs w:val="24"/>
          <w:lang w:eastAsia="ru-RU"/>
        </w:rPr>
        <w:t>.</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Зачем использовать Create React App</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Автомобильные производители обычно используют комплектующие, которые собирают заранее. Это экономит им много времени и денег. Так и в программировании: утилита Create React App помогает разработчикам писать код быстрее и эффективнее.</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Как и React, она разработана командой Facebook. CRA позволяет быстро собрать и запустить проект: можно создать его на основе стандартного шаблона и не беспокоиться о детальной настройке.</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Основные причины применять CRA:</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Можно развернуть полноценный рабочий проект с помощью одной команды.</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Проект уже содержит удобную файловую структуру, стандартную для большинства приложений на React.</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 проект легко подключить статические ресурсы: изображения, шрифты и так далее.</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Есть готовый механизм для тестирования компонентов. С ним вы познакомитесь позже.</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Проект будет автоматически обновляться в браузере, если вносить изменения в режиме разработки.</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Настроена оптимизация продакшн-сборки.</w:t>
      </w:r>
    </w:p>
    <w:p w:rsidR="00CE7BBE" w:rsidRPr="00CE7BBE" w:rsidRDefault="00CE7BBE" w:rsidP="00CE7BBE">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Можно использовать NPM, легко устанавливать пакеты.</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lastRenderedPageBreak/>
        <w:t>В теории настроить всё это можно и вручную, но CRA существенно ускоряет этот процесс и, что немаловажно, учитывает при этом общепринятые подходы. У вас будет возможность самостоятельно настроить всю инфраструктуру, но об этом мы расскажем в дополнительной программе.</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Установка Create React App</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Это несложно и похоже на установку пакетов NPM.</w:t>
      </w:r>
    </w:p>
    <w:p w:rsidR="00CE7BBE" w:rsidRPr="00CE7BBE" w:rsidRDefault="00CE7BBE" w:rsidP="00CE7BBE">
      <w:pPr>
        <w:spacing w:after="0" w:line="240" w:lineRule="auto"/>
        <w:rPr>
          <w:rFonts w:ascii="Times New Roman" w:eastAsia="Times New Roman" w:hAnsi="Times New Roman" w:cs="Times New Roman"/>
          <w:sz w:val="24"/>
          <w:szCs w:val="24"/>
          <w:lang w:val="en-US" w:eastAsia="ru-RU"/>
        </w:rPr>
      </w:pPr>
      <w:r w:rsidRPr="00CE7BBE">
        <w:rPr>
          <w:rFonts w:ascii="Times New Roman" w:eastAsia="Times New Roman" w:hAnsi="Times New Roman" w:cs="Times New Roman"/>
          <w:sz w:val="24"/>
          <w:szCs w:val="24"/>
          <w:lang w:eastAsia="ru-RU"/>
        </w:rPr>
        <w:t>Установите</w:t>
      </w:r>
      <w:r w:rsidRPr="00CE7BBE">
        <w:rPr>
          <w:rFonts w:ascii="Times New Roman" w:eastAsia="Times New Roman" w:hAnsi="Times New Roman" w:cs="Times New Roman"/>
          <w:sz w:val="24"/>
          <w:szCs w:val="24"/>
          <w:lang w:val="en-US" w:eastAsia="ru-RU"/>
        </w:rPr>
        <w:t xml:space="preserve"> CRA </w:t>
      </w:r>
      <w:r w:rsidRPr="00CE7BBE">
        <w:rPr>
          <w:rFonts w:ascii="Times New Roman" w:eastAsia="Times New Roman" w:hAnsi="Times New Roman" w:cs="Times New Roman"/>
          <w:sz w:val="24"/>
          <w:szCs w:val="24"/>
          <w:lang w:eastAsia="ru-RU"/>
        </w:rPr>
        <w:t>глобально</w:t>
      </w:r>
      <w:r w:rsidRPr="00CE7BBE">
        <w:rPr>
          <w:rFonts w:ascii="Times New Roman" w:eastAsia="Times New Roman" w:hAnsi="Times New Roman" w:cs="Times New Roman"/>
          <w:sz w:val="24"/>
          <w:szCs w:val="24"/>
          <w:lang w:val="en-US" w:eastAsia="ru-RU"/>
        </w:rPr>
        <w:t xml:space="preserve"> </w:t>
      </w:r>
      <w:r w:rsidRPr="00CE7BBE">
        <w:rPr>
          <w:rFonts w:ascii="Times New Roman" w:eastAsia="Times New Roman" w:hAnsi="Times New Roman" w:cs="Times New Roman"/>
          <w:sz w:val="24"/>
          <w:szCs w:val="24"/>
          <w:lang w:eastAsia="ru-RU"/>
        </w:rPr>
        <w:t>с</w:t>
      </w:r>
      <w:r w:rsidRPr="00CE7BBE">
        <w:rPr>
          <w:rFonts w:ascii="Times New Roman" w:eastAsia="Times New Roman" w:hAnsi="Times New Roman" w:cs="Times New Roman"/>
          <w:sz w:val="24"/>
          <w:szCs w:val="24"/>
          <w:lang w:val="en-US" w:eastAsia="ru-RU"/>
        </w:rPr>
        <w:t xml:space="preserve"> </w:t>
      </w:r>
      <w:r w:rsidRPr="00CE7BBE">
        <w:rPr>
          <w:rFonts w:ascii="Times New Roman" w:eastAsia="Times New Roman" w:hAnsi="Times New Roman" w:cs="Times New Roman"/>
          <w:sz w:val="24"/>
          <w:szCs w:val="24"/>
          <w:lang w:eastAsia="ru-RU"/>
        </w:rPr>
        <w:t>помощью</w:t>
      </w:r>
      <w:r w:rsidRPr="00CE7BBE">
        <w:rPr>
          <w:rFonts w:ascii="Times New Roman" w:eastAsia="Times New Roman" w:hAnsi="Times New Roman" w:cs="Times New Roman"/>
          <w:sz w:val="24"/>
          <w:szCs w:val="24"/>
          <w:lang w:val="en-US" w:eastAsia="ru-RU"/>
        </w:rPr>
        <w:t> </w:t>
      </w:r>
      <w:r w:rsidRPr="00CE7BBE">
        <w:rPr>
          <w:rFonts w:ascii="Consolas" w:eastAsia="Times New Roman" w:hAnsi="Consolas" w:cs="Courier New"/>
          <w:color w:val="383A42"/>
          <w:sz w:val="19"/>
          <w:szCs w:val="19"/>
          <w:shd w:val="clear" w:color="auto" w:fill="F7F9FC"/>
          <w:lang w:val="en-US" w:eastAsia="ru-RU"/>
        </w:rPr>
        <w:t>npm install -g create-react-app</w:t>
      </w:r>
      <w:r w:rsidRPr="00CE7BBE">
        <w:rPr>
          <w:rFonts w:ascii="Times New Roman" w:eastAsia="Times New Roman" w:hAnsi="Times New Roman" w:cs="Times New Roman"/>
          <w:sz w:val="24"/>
          <w:szCs w:val="24"/>
          <w:lang w:val="en-US" w:eastAsia="ru-RU"/>
        </w:rPr>
        <w:t> </w:t>
      </w:r>
      <w:r w:rsidRPr="00CE7BBE">
        <w:rPr>
          <w:rFonts w:ascii="Times New Roman" w:eastAsia="Times New Roman" w:hAnsi="Times New Roman" w:cs="Times New Roman"/>
          <w:sz w:val="24"/>
          <w:szCs w:val="24"/>
          <w:lang w:eastAsia="ru-RU"/>
        </w:rPr>
        <w:t>или</w:t>
      </w:r>
      <w:r w:rsidRPr="00CE7BBE">
        <w:rPr>
          <w:rFonts w:ascii="Times New Roman" w:eastAsia="Times New Roman" w:hAnsi="Times New Roman" w:cs="Times New Roman"/>
          <w:sz w:val="24"/>
          <w:szCs w:val="24"/>
          <w:lang w:val="en-US" w:eastAsia="ru-RU"/>
        </w:rPr>
        <w:t> </w:t>
      </w:r>
      <w:r w:rsidRPr="00CE7BBE">
        <w:rPr>
          <w:rFonts w:ascii="Consolas" w:eastAsia="Times New Roman" w:hAnsi="Consolas" w:cs="Courier New"/>
          <w:color w:val="383A42"/>
          <w:sz w:val="19"/>
          <w:szCs w:val="19"/>
          <w:shd w:val="clear" w:color="auto" w:fill="F7F9FC"/>
          <w:lang w:val="en-US" w:eastAsia="ru-RU"/>
        </w:rPr>
        <w:t>yarn global install create-react-app</w:t>
      </w:r>
      <w:r w:rsidRPr="00CE7BBE">
        <w:rPr>
          <w:rFonts w:ascii="Times New Roman" w:eastAsia="Times New Roman" w:hAnsi="Times New Roman" w:cs="Times New Roman"/>
          <w:sz w:val="24"/>
          <w:szCs w:val="24"/>
          <w:lang w:val="en-US" w:eastAsia="ru-RU"/>
        </w:rPr>
        <w:t>.</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Вот и всё! Можно создавать первое React-приложение.</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Создание приложения</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 командной строке перейдите в директорию, где планируете создать проект. Для нового CRA-проекта используют команду </w:t>
      </w:r>
      <w:r w:rsidRPr="00CE7BBE">
        <w:rPr>
          <w:rFonts w:ascii="Consolas" w:eastAsia="Times New Roman" w:hAnsi="Consolas" w:cs="Courier New"/>
          <w:color w:val="383A42"/>
          <w:sz w:val="19"/>
          <w:szCs w:val="19"/>
          <w:shd w:val="clear" w:color="auto" w:fill="F7F9FC"/>
          <w:lang w:eastAsia="ru-RU"/>
        </w:rPr>
        <w:t>npx create-react-app название_проекта</w:t>
      </w:r>
      <w:r w:rsidRPr="00CE7BBE">
        <w:rPr>
          <w:rFonts w:ascii="Times New Roman" w:eastAsia="Times New Roman" w:hAnsi="Times New Roman" w:cs="Times New Roman"/>
          <w:sz w:val="24"/>
          <w:szCs w:val="24"/>
          <w:lang w:eastAsia="ru-RU"/>
        </w:rPr>
        <w:t>. Название проектов обычно пишут латиницей. Наш проект назовём </w:t>
      </w:r>
      <w:r w:rsidRPr="00CE7BBE">
        <w:rPr>
          <w:rFonts w:ascii="Consolas" w:eastAsia="Times New Roman" w:hAnsi="Consolas" w:cs="Courier New"/>
          <w:color w:val="383A42"/>
          <w:sz w:val="19"/>
          <w:szCs w:val="19"/>
          <w:shd w:val="clear" w:color="auto" w:fill="F7F9FC"/>
          <w:lang w:eastAsia="ru-RU"/>
        </w:rPr>
        <w:t>yet-another-project</w:t>
      </w:r>
      <w:r w:rsidRPr="00CE7BBE">
        <w:rPr>
          <w:rFonts w:ascii="Times New Roman" w:eastAsia="Times New Roman" w:hAnsi="Times New Roman" w:cs="Times New Roman"/>
          <w:sz w:val="24"/>
          <w:szCs w:val="24"/>
          <w:lang w:eastAsia="ru-RU"/>
        </w:rPr>
        <w:t>, поэтому введём команду </w:t>
      </w:r>
      <w:r w:rsidRPr="00CE7BBE">
        <w:rPr>
          <w:rFonts w:ascii="Consolas" w:eastAsia="Times New Roman" w:hAnsi="Consolas" w:cs="Courier New"/>
          <w:color w:val="383A42"/>
          <w:sz w:val="19"/>
          <w:szCs w:val="19"/>
          <w:shd w:val="clear" w:color="auto" w:fill="F7F9FC"/>
          <w:lang w:eastAsia="ru-RU"/>
        </w:rPr>
        <w:t>npx create-react-app yet-another-project</w:t>
      </w:r>
      <w:r w:rsidRPr="00CE7BBE">
        <w:rPr>
          <w:rFonts w:ascii="Times New Roman" w:eastAsia="Times New Roman" w:hAnsi="Times New Roman" w:cs="Times New Roman"/>
          <w:sz w:val="24"/>
          <w:szCs w:val="24"/>
          <w:lang w:eastAsia="ru-RU"/>
        </w:rPr>
        <w:t>.</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После этого начинается магия CRA. Этот процесс может занять несколько минут — отличный повод сделать перерыв.</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После успешного выполнения скрипта появится такое сообщение:</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noProof/>
          <w:sz w:val="24"/>
          <w:szCs w:val="24"/>
          <w:lang w:eastAsia="ru-RU"/>
        </w:rPr>
        <w:drawing>
          <wp:inline distT="0" distB="0" distL="0" distR="0">
            <wp:extent cx="3703886" cy="2089104"/>
            <wp:effectExtent l="0" t="0" r="0" b="6985"/>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599" cy="2095147"/>
                    </a:xfrm>
                    <a:prstGeom prst="rect">
                      <a:avLst/>
                    </a:prstGeom>
                    <a:noFill/>
                    <a:ln>
                      <a:noFill/>
                    </a:ln>
                  </pic:spPr>
                </pic:pic>
              </a:graphicData>
            </a:graphic>
          </wp:inline>
        </w:drawing>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Теперь в вашем распоряжении проект, полностью готовый к работе. Запустим его.</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Запуск проекта</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Перейдите в директорию проекта командой </w:t>
      </w:r>
      <w:r w:rsidRPr="00CE7BBE">
        <w:rPr>
          <w:rFonts w:ascii="Consolas" w:eastAsia="Times New Roman" w:hAnsi="Consolas" w:cs="Courier New"/>
          <w:color w:val="383A42"/>
          <w:sz w:val="19"/>
          <w:szCs w:val="19"/>
          <w:shd w:val="clear" w:color="auto" w:fill="F7F9FC"/>
          <w:lang w:eastAsia="ru-RU"/>
        </w:rPr>
        <w:t>cd yet-another-project</w:t>
      </w:r>
      <w:r w:rsidRPr="00CE7BBE">
        <w:rPr>
          <w:rFonts w:ascii="Times New Roman" w:eastAsia="Times New Roman" w:hAnsi="Times New Roman" w:cs="Times New Roman"/>
          <w:sz w:val="24"/>
          <w:szCs w:val="24"/>
          <w:lang w:eastAsia="ru-RU"/>
        </w:rPr>
        <w:t>. Находясь в ней, введите команду </w:t>
      </w:r>
      <w:r w:rsidRPr="00CE7BBE">
        <w:rPr>
          <w:rFonts w:ascii="Consolas" w:eastAsia="Times New Roman" w:hAnsi="Consolas" w:cs="Courier New"/>
          <w:color w:val="383A42"/>
          <w:sz w:val="19"/>
          <w:szCs w:val="19"/>
          <w:shd w:val="clear" w:color="auto" w:fill="F7F9FC"/>
          <w:lang w:eastAsia="ru-RU"/>
        </w:rPr>
        <w:t>npm start</w:t>
      </w:r>
      <w:r w:rsidRPr="00CE7BBE">
        <w:rPr>
          <w:rFonts w:ascii="Times New Roman" w:eastAsia="Times New Roman" w:hAnsi="Times New Roman" w:cs="Times New Roman"/>
          <w:sz w:val="24"/>
          <w:szCs w:val="24"/>
          <w:lang w:eastAsia="ru-RU"/>
        </w:rPr>
        <w:t>.</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После этого проект автоматически откроется в браузере. Если этого не произошло, введите адрес </w:t>
      </w:r>
      <w:hyperlink r:id="rId10" w:tgtFrame="_blank" w:history="1">
        <w:r w:rsidRPr="00CE7BBE">
          <w:rPr>
            <w:rFonts w:ascii="Times New Roman" w:eastAsia="Times New Roman" w:hAnsi="Times New Roman" w:cs="Times New Roman"/>
            <w:color w:val="23272E"/>
            <w:sz w:val="24"/>
            <w:szCs w:val="24"/>
            <w:u w:val="single"/>
            <w:lang w:eastAsia="ru-RU"/>
          </w:rPr>
          <w:t>http://localhost:3000/</w:t>
        </w:r>
      </w:hyperlink>
      <w:r w:rsidRPr="00CE7BBE">
        <w:rPr>
          <w:rFonts w:ascii="Times New Roman" w:eastAsia="Times New Roman" w:hAnsi="Times New Roman" w:cs="Times New Roman"/>
          <w:sz w:val="24"/>
          <w:szCs w:val="24"/>
          <w:lang w:eastAsia="ru-RU"/>
        </w:rPr>
        <w:t>.</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Сейчас проект выглядит так:</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noProof/>
          <w:sz w:val="24"/>
          <w:szCs w:val="24"/>
          <w:lang w:eastAsia="ru-RU"/>
        </w:rPr>
        <w:drawing>
          <wp:inline distT="0" distB="0" distL="0" distR="0">
            <wp:extent cx="3240727" cy="2024139"/>
            <wp:effectExtent l="0" t="0" r="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4812" cy="2026690"/>
                    </a:xfrm>
                    <a:prstGeom prst="rect">
                      <a:avLst/>
                    </a:prstGeom>
                    <a:noFill/>
                    <a:ln>
                      <a:noFill/>
                    </a:ln>
                  </pic:spPr>
                </pic:pic>
              </a:graphicData>
            </a:graphic>
          </wp:inline>
        </w:drawing>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i/>
          <w:iCs/>
          <w:sz w:val="24"/>
          <w:szCs w:val="24"/>
          <w:lang w:eastAsia="ru-RU"/>
        </w:rPr>
        <w:t>Уже неплохо, но будет ещё лучше</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lastRenderedPageBreak/>
        <w:t>Это шаблон проекта, который Create React App создаёт по умолчанию: простой компонент из вращающегося логотипа и текста. Настоящему приложению потребуется совсем другое наполнение. Но прежде чем редактировать </w:t>
      </w:r>
      <w:r w:rsidRPr="00CE7BBE">
        <w:rPr>
          <w:rFonts w:ascii="Consolas" w:eastAsia="Times New Roman" w:hAnsi="Consolas" w:cs="Courier New"/>
          <w:color w:val="383A42"/>
          <w:sz w:val="19"/>
          <w:szCs w:val="19"/>
          <w:shd w:val="clear" w:color="auto" w:fill="F7F9FC"/>
          <w:lang w:eastAsia="ru-RU"/>
        </w:rPr>
        <w:t>App.js</w:t>
      </w:r>
      <w:r w:rsidRPr="00CE7BBE">
        <w:rPr>
          <w:rFonts w:ascii="Times New Roman" w:eastAsia="Times New Roman" w:hAnsi="Times New Roman" w:cs="Times New Roman"/>
          <w:sz w:val="24"/>
          <w:szCs w:val="24"/>
          <w:lang w:eastAsia="ru-RU"/>
        </w:rPr>
        <w:t>, нужно ознакомиться со структурой созданного проекта.</w:t>
      </w:r>
    </w:p>
    <w:p w:rsidR="00CE7BBE" w:rsidRPr="00CE7BBE" w:rsidRDefault="00CE7BBE" w:rsidP="00CE7BBE">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CE7BBE">
        <w:rPr>
          <w:rFonts w:ascii="Times New Roman" w:eastAsia="Times New Roman" w:hAnsi="Times New Roman" w:cs="Times New Roman"/>
          <w:b/>
          <w:bCs/>
          <w:sz w:val="36"/>
          <w:szCs w:val="36"/>
          <w:lang w:eastAsia="ru-RU"/>
        </w:rPr>
        <w:t>Файлы инфраструктуры</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Посмотрим на созданные файлы в новом приложении:</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CE7BBE">
        <w:rPr>
          <w:rFonts w:ascii="Courier New" w:eastAsia="Times New Roman" w:hAnsi="Courier New" w:cs="Courier New"/>
          <w:color w:val="B8BDBF"/>
          <w:sz w:val="20"/>
          <w:szCs w:val="20"/>
          <w:lang w:eastAsia="ru-RU"/>
        </w:rPr>
        <w:t>Скопировать</w:t>
      </w:r>
      <w:r w:rsidRPr="00CE7BBE">
        <w:rPr>
          <w:rFonts w:ascii="Courier New" w:eastAsia="Times New Roman" w:hAnsi="Courier New" w:cs="Courier New"/>
          <w:color w:val="B8BDBF"/>
          <w:sz w:val="20"/>
          <w:szCs w:val="20"/>
          <w:lang w:val="en-US" w:eastAsia="ru-RU"/>
        </w:rPr>
        <w:t xml:space="preserve"> </w:t>
      </w:r>
      <w:r w:rsidRPr="00CE7BBE">
        <w:rPr>
          <w:rFonts w:ascii="Courier New" w:eastAsia="Times New Roman" w:hAnsi="Courier New" w:cs="Courier New"/>
          <w:color w:val="B8BDBF"/>
          <w:sz w:val="20"/>
          <w:szCs w:val="20"/>
          <w:lang w:eastAsia="ru-RU"/>
        </w:rPr>
        <w:t>код</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E7BBE">
        <w:rPr>
          <w:rFonts w:ascii="Consolas" w:eastAsia="Times New Roman" w:hAnsi="Consolas" w:cs="Courier New"/>
          <w:color w:val="383A42"/>
          <w:sz w:val="21"/>
          <w:szCs w:val="21"/>
          <w:lang w:val="en-US" w:eastAsia="ru-RU"/>
        </w:rPr>
        <w:t>└── yet-another-project/</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val="en-US" w:eastAsia="ru-RU"/>
        </w:rPr>
        <w:t xml:space="preserve">    </w:t>
      </w:r>
      <w:r w:rsidRPr="00CE7BBE">
        <w:rPr>
          <w:rFonts w:ascii="Consolas" w:eastAsia="Times New Roman" w:hAnsi="Consolas" w:cs="Courier New"/>
          <w:color w:val="383A42"/>
          <w:sz w:val="21"/>
          <w:szCs w:val="21"/>
          <w:lang w:eastAsia="ru-RU"/>
        </w:rPr>
        <w:t>├── src/</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 public/</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w:t>
      </w:r>
      <w:proofErr w:type="gramStart"/>
      <w:r w:rsidRPr="00CE7BBE">
        <w:rPr>
          <w:rFonts w:ascii="Consolas" w:eastAsia="Times New Roman" w:hAnsi="Consolas" w:cs="Courier New"/>
          <w:color w:val="383A42"/>
          <w:sz w:val="21"/>
          <w:szCs w:val="21"/>
          <w:lang w:eastAsia="ru-RU"/>
        </w:rPr>
        <w:t>─ .gitignore</w:t>
      </w:r>
      <w:proofErr w:type="gramEnd"/>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 </w:t>
      </w:r>
      <w:proofErr w:type="gramStart"/>
      <w:r w:rsidRPr="00CE7BBE">
        <w:rPr>
          <w:rFonts w:ascii="Consolas" w:eastAsia="Times New Roman" w:hAnsi="Consolas" w:cs="Courier New"/>
          <w:color w:val="383A42"/>
          <w:sz w:val="21"/>
          <w:szCs w:val="21"/>
          <w:lang w:eastAsia="ru-RU"/>
        </w:rPr>
        <w:t>package.json</w:t>
      </w:r>
      <w:proofErr w:type="gramEnd"/>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 package-</w:t>
      </w:r>
      <w:proofErr w:type="gramStart"/>
      <w:r w:rsidRPr="00CE7BBE">
        <w:rPr>
          <w:rFonts w:ascii="Consolas" w:eastAsia="Times New Roman" w:hAnsi="Consolas" w:cs="Courier New"/>
          <w:color w:val="383A42"/>
          <w:sz w:val="21"/>
          <w:szCs w:val="21"/>
          <w:lang w:eastAsia="ru-RU"/>
        </w:rPr>
        <w:t>lock.json</w:t>
      </w:r>
      <w:proofErr w:type="gramEnd"/>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 README.md</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 директории проекта нет знакомых вам файлов </w:t>
      </w:r>
      <w:r w:rsidRPr="00CE7BBE">
        <w:rPr>
          <w:rFonts w:ascii="Consolas" w:eastAsia="Times New Roman" w:hAnsi="Consolas" w:cs="Courier New"/>
          <w:color w:val="383A42"/>
          <w:sz w:val="19"/>
          <w:szCs w:val="19"/>
          <w:shd w:val="clear" w:color="auto" w:fill="F7F9FC"/>
          <w:lang w:eastAsia="ru-RU"/>
        </w:rPr>
        <w:t>babel.config.js</w:t>
      </w:r>
      <w:r w:rsidRPr="00CE7BBE">
        <w:rPr>
          <w:rFonts w:ascii="Times New Roman" w:eastAsia="Times New Roman" w:hAnsi="Times New Roman" w:cs="Times New Roman"/>
          <w:sz w:val="24"/>
          <w:szCs w:val="24"/>
          <w:lang w:eastAsia="ru-RU"/>
        </w:rPr>
        <w:t> и </w:t>
      </w:r>
      <w:r w:rsidRPr="00CE7BBE">
        <w:rPr>
          <w:rFonts w:ascii="Consolas" w:eastAsia="Times New Roman" w:hAnsi="Consolas" w:cs="Courier New"/>
          <w:color w:val="383A42"/>
          <w:sz w:val="19"/>
          <w:szCs w:val="19"/>
          <w:shd w:val="clear" w:color="auto" w:fill="F7F9FC"/>
          <w:lang w:eastAsia="ru-RU"/>
        </w:rPr>
        <w:t>webpack.config.js</w:t>
      </w:r>
      <w:r w:rsidRPr="00CE7BBE">
        <w:rPr>
          <w:rFonts w:ascii="Times New Roman" w:eastAsia="Times New Roman" w:hAnsi="Times New Roman" w:cs="Times New Roman"/>
          <w:sz w:val="24"/>
          <w:szCs w:val="24"/>
          <w:lang w:eastAsia="ru-RU"/>
        </w:rPr>
        <w:t>, в которых указываются настройки для сборки приложения и транспиляции кода. Но это не магия вне Хогвартса. CRA использует Babel и Webpack «под капотом» и всю настройку этих пакетов выполняет за вас.</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Тем не менее CRA предлагает возможность редактировать настройки ESLint и Babel. Это можно сделать внутри файла </w:t>
      </w:r>
      <w:proofErr w:type="gramStart"/>
      <w:r w:rsidRPr="00CE7BBE">
        <w:rPr>
          <w:rFonts w:ascii="Consolas" w:eastAsia="Times New Roman" w:hAnsi="Consolas" w:cs="Courier New"/>
          <w:color w:val="383A42"/>
          <w:sz w:val="19"/>
          <w:szCs w:val="19"/>
          <w:shd w:val="clear" w:color="auto" w:fill="F7F9FC"/>
          <w:lang w:eastAsia="ru-RU"/>
        </w:rPr>
        <w:t>package.json</w:t>
      </w:r>
      <w:proofErr w:type="gramEnd"/>
      <w:r w:rsidRPr="00CE7BBE">
        <w:rPr>
          <w:rFonts w:ascii="Times New Roman" w:eastAsia="Times New Roman" w:hAnsi="Times New Roman" w:cs="Times New Roman"/>
          <w:sz w:val="24"/>
          <w:szCs w:val="24"/>
          <w:lang w:eastAsia="ru-RU"/>
        </w:rPr>
        <w:t>. Например, настройка расширений для ESLint выглядит так:</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CE7BBE">
        <w:rPr>
          <w:rFonts w:ascii="Courier New" w:eastAsia="Times New Roman" w:hAnsi="Courier New" w:cs="Courier New"/>
          <w:color w:val="B8BDBF"/>
          <w:sz w:val="20"/>
          <w:szCs w:val="20"/>
          <w:lang w:eastAsia="ru-RU"/>
        </w:rPr>
        <w:t>Скопировать</w:t>
      </w:r>
      <w:r w:rsidRPr="00CE7BBE">
        <w:rPr>
          <w:rFonts w:ascii="Courier New" w:eastAsia="Times New Roman" w:hAnsi="Courier New" w:cs="Courier New"/>
          <w:color w:val="B8BDBF"/>
          <w:sz w:val="20"/>
          <w:szCs w:val="20"/>
          <w:lang w:val="en-US" w:eastAsia="ru-RU"/>
        </w:rPr>
        <w:t xml:space="preserve"> </w:t>
      </w:r>
      <w:r w:rsidRPr="00CE7BBE">
        <w:rPr>
          <w:rFonts w:ascii="Courier New" w:eastAsia="Times New Roman" w:hAnsi="Courier New" w:cs="Courier New"/>
          <w:color w:val="B8BDBF"/>
          <w:sz w:val="20"/>
          <w:szCs w:val="20"/>
          <w:lang w:eastAsia="ru-RU"/>
        </w:rPr>
        <w:t>код</w:t>
      </w:r>
      <w:r w:rsidRPr="00CE7BBE">
        <w:rPr>
          <w:rFonts w:ascii="Courier New" w:eastAsia="Times New Roman" w:hAnsi="Courier New" w:cs="Courier New"/>
          <w:color w:val="B8BDBF"/>
          <w:sz w:val="20"/>
          <w:szCs w:val="20"/>
          <w:lang w:val="en-US" w:eastAsia="ru-RU"/>
        </w:rPr>
        <w:t>JSON</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E7BBE">
        <w:rPr>
          <w:rFonts w:ascii="Consolas" w:eastAsia="Times New Roman" w:hAnsi="Consolas" w:cs="Courier New"/>
          <w:color w:val="383A42"/>
          <w:sz w:val="21"/>
          <w:szCs w:val="21"/>
          <w:lang w:val="en-US" w:eastAsia="ru-RU"/>
        </w:rPr>
        <w:t>"</w:t>
      </w:r>
      <w:proofErr w:type="gramStart"/>
      <w:r w:rsidRPr="00CE7BBE">
        <w:rPr>
          <w:rFonts w:ascii="Consolas" w:eastAsia="Times New Roman" w:hAnsi="Consolas" w:cs="Courier New"/>
          <w:color w:val="383A42"/>
          <w:sz w:val="21"/>
          <w:szCs w:val="21"/>
          <w:lang w:val="en-US" w:eastAsia="ru-RU"/>
        </w:rPr>
        <w:t>eslintConfig</w:t>
      </w:r>
      <w:proofErr w:type="gramEnd"/>
      <w:r w:rsidRPr="00CE7BBE">
        <w:rPr>
          <w:rFonts w:ascii="Consolas" w:eastAsia="Times New Roman" w:hAnsi="Consolas" w:cs="Courier New"/>
          <w:color w:val="383A42"/>
          <w:sz w:val="21"/>
          <w:szCs w:val="21"/>
          <w:lang w:val="en-US" w:eastAsia="ru-RU"/>
        </w:rPr>
        <w:t>": {</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E7BBE">
        <w:rPr>
          <w:rFonts w:ascii="Consolas" w:eastAsia="Times New Roman" w:hAnsi="Consolas" w:cs="Courier New"/>
          <w:color w:val="383A42"/>
          <w:sz w:val="21"/>
          <w:szCs w:val="21"/>
          <w:lang w:val="en-US" w:eastAsia="ru-RU"/>
        </w:rPr>
        <w:t xml:space="preserve">    "</w:t>
      </w:r>
      <w:proofErr w:type="gramStart"/>
      <w:r w:rsidRPr="00CE7BBE">
        <w:rPr>
          <w:rFonts w:ascii="Consolas" w:eastAsia="Times New Roman" w:hAnsi="Consolas" w:cs="Courier New"/>
          <w:color w:val="383A42"/>
          <w:sz w:val="21"/>
          <w:szCs w:val="21"/>
          <w:lang w:val="en-US" w:eastAsia="ru-RU"/>
        </w:rPr>
        <w:t>extends</w:t>
      </w:r>
      <w:proofErr w:type="gramEnd"/>
      <w:r w:rsidRPr="00CE7BBE">
        <w:rPr>
          <w:rFonts w:ascii="Consolas" w:eastAsia="Times New Roman" w:hAnsi="Consolas" w:cs="Courier New"/>
          <w:color w:val="383A42"/>
          <w:sz w:val="21"/>
          <w:szCs w:val="21"/>
          <w:lang w:val="en-US" w:eastAsia="ru-RU"/>
        </w:rPr>
        <w:t>": [</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CE7BBE">
        <w:rPr>
          <w:rFonts w:ascii="Consolas" w:eastAsia="Times New Roman" w:hAnsi="Consolas" w:cs="Courier New"/>
          <w:color w:val="383A42"/>
          <w:sz w:val="21"/>
          <w:szCs w:val="21"/>
          <w:lang w:val="en-US" w:eastAsia="ru-RU"/>
        </w:rPr>
        <w:t xml:space="preserve">      "</w:t>
      </w:r>
      <w:proofErr w:type="gramStart"/>
      <w:r w:rsidRPr="00CE7BBE">
        <w:rPr>
          <w:rFonts w:ascii="Consolas" w:eastAsia="Times New Roman" w:hAnsi="Consolas" w:cs="Courier New"/>
          <w:color w:val="383A42"/>
          <w:sz w:val="21"/>
          <w:szCs w:val="21"/>
          <w:lang w:val="en-US" w:eastAsia="ru-RU"/>
        </w:rPr>
        <w:t>react-app</w:t>
      </w:r>
      <w:proofErr w:type="gramEnd"/>
      <w:r w:rsidRPr="00CE7BBE">
        <w:rPr>
          <w:rFonts w:ascii="Consolas" w:eastAsia="Times New Roman" w:hAnsi="Consolas" w:cs="Courier New"/>
          <w:color w:val="383A42"/>
          <w:sz w:val="21"/>
          <w:szCs w:val="21"/>
          <w:lang w:val="en-US" w:eastAsia="ru-RU"/>
        </w:rPr>
        <w:t>",</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val="en-US" w:eastAsia="ru-RU"/>
        </w:rPr>
        <w:t xml:space="preserve">      </w:t>
      </w:r>
      <w:r w:rsidRPr="00CE7BBE">
        <w:rPr>
          <w:rFonts w:ascii="Consolas" w:eastAsia="Times New Roman" w:hAnsi="Consolas" w:cs="Courier New"/>
          <w:color w:val="383A42"/>
          <w:sz w:val="21"/>
          <w:szCs w:val="21"/>
          <w:lang w:eastAsia="ru-RU"/>
        </w:rPr>
        <w:t>"react-app/jest"</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CE7BBE">
        <w:rPr>
          <w:rFonts w:ascii="Consolas" w:eastAsia="Times New Roman" w:hAnsi="Consolas" w:cs="Courier New"/>
          <w:color w:val="383A42"/>
          <w:sz w:val="21"/>
          <w:szCs w:val="21"/>
          <w:lang w:eastAsia="ru-RU"/>
        </w:rPr>
        <w:t xml:space="preserve">    ]</w:t>
      </w:r>
    </w:p>
    <w:p w:rsidR="00CE7BBE" w:rsidRPr="00CE7BBE" w:rsidRDefault="00CE7BBE" w:rsidP="00CE7BB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CE7BBE">
        <w:rPr>
          <w:rFonts w:ascii="Consolas" w:eastAsia="Times New Roman" w:hAnsi="Consolas" w:cs="Courier New"/>
          <w:color w:val="383A42"/>
          <w:sz w:val="21"/>
          <w:szCs w:val="21"/>
          <w:lang w:eastAsia="ru-RU"/>
        </w:rPr>
        <w:t xml:space="preserve">  }, </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Пока рекомендуем не редактировать эти настройки. На более поздних спринтах конфигурация настроек ESLint не будет подходить под наши задачи, и мы её расширим.</w:t>
      </w:r>
    </w:p>
    <w:p w:rsidR="00CE7BBE" w:rsidRPr="00CE7BBE" w:rsidRDefault="00CE7BBE" w:rsidP="00CE7BBE">
      <w:pPr>
        <w:spacing w:after="0" w:line="240" w:lineRule="auto"/>
        <w:rPr>
          <w:rFonts w:ascii="Times New Roman" w:eastAsia="Times New Roman" w:hAnsi="Times New Roman" w:cs="Times New Roman"/>
          <w:sz w:val="24"/>
          <w:szCs w:val="24"/>
          <w:lang w:eastAsia="ru-RU"/>
        </w:rPr>
      </w:pPr>
      <w:r w:rsidRPr="00CE7BBE">
        <w:rPr>
          <w:rFonts w:ascii="Times New Roman" w:eastAsia="Times New Roman" w:hAnsi="Times New Roman" w:cs="Times New Roman"/>
          <w:sz w:val="24"/>
          <w:szCs w:val="24"/>
          <w:lang w:eastAsia="ru-RU"/>
        </w:rPr>
        <w:t>В следующем уроке подробнее рассмотрим структуру проекта и компоненты в нём.</w:t>
      </w:r>
    </w:p>
    <w:p w:rsidR="00531809" w:rsidRPr="00531809" w:rsidRDefault="00531809" w:rsidP="00531809">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531809">
        <w:rPr>
          <w:rFonts w:ascii="Times New Roman" w:eastAsia="Times New Roman" w:hAnsi="Times New Roman" w:cs="Times New Roman"/>
          <w:b/>
          <w:bCs/>
          <w:color w:val="000000"/>
          <w:kern w:val="36"/>
          <w:sz w:val="48"/>
          <w:szCs w:val="48"/>
          <w:lang w:eastAsia="ru-RU"/>
        </w:rPr>
        <w:t>Структура приложения</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В предыдущем уроке вы познакомились с CRA и файловой структурой приложения. Но в нашем приложении есть две директории, про которые мы ещё не говорили, — </w:t>
      </w:r>
      <w:r w:rsidRPr="00531809">
        <w:rPr>
          <w:rFonts w:ascii="Consolas" w:eastAsia="Times New Roman" w:hAnsi="Consolas" w:cs="Courier New"/>
          <w:color w:val="383A42"/>
          <w:shd w:val="clear" w:color="auto" w:fill="F7F9FC"/>
          <w:lang w:eastAsia="ru-RU"/>
        </w:rPr>
        <w:t>src/</w:t>
      </w:r>
      <w:r w:rsidRPr="00531809">
        <w:rPr>
          <w:rFonts w:ascii="Arial" w:eastAsia="Times New Roman" w:hAnsi="Arial" w:cs="Arial"/>
          <w:color w:val="000000"/>
          <w:sz w:val="27"/>
          <w:szCs w:val="27"/>
          <w:lang w:eastAsia="ru-RU"/>
        </w:rPr>
        <w:t> и </w:t>
      </w:r>
      <w:r w:rsidRPr="00531809">
        <w:rPr>
          <w:rFonts w:ascii="Consolas" w:eastAsia="Times New Roman" w:hAnsi="Consolas" w:cs="Courier New"/>
          <w:color w:val="383A42"/>
          <w:shd w:val="clear" w:color="auto" w:fill="F7F9FC"/>
          <w:lang w:eastAsia="ru-RU"/>
        </w:rPr>
        <w:t>public/</w:t>
      </w:r>
      <w:r w:rsidRPr="00531809">
        <w:rPr>
          <w:rFonts w:ascii="Arial" w:eastAsia="Times New Roman" w:hAnsi="Arial" w:cs="Arial"/>
          <w:color w:val="000000"/>
          <w:sz w:val="27"/>
          <w:szCs w:val="27"/>
          <w:lang w:eastAsia="ru-RU"/>
        </w:rPr>
        <w: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531809">
        <w:rPr>
          <w:rFonts w:ascii="Courier New" w:eastAsia="Times New Roman" w:hAnsi="Courier New" w:cs="Courier New"/>
          <w:color w:val="B8BDBF"/>
          <w:sz w:val="27"/>
          <w:szCs w:val="27"/>
          <w:lang w:eastAsia="ru-RU"/>
        </w:rPr>
        <w:t>Скопировать</w:t>
      </w:r>
      <w:r w:rsidRPr="00531809">
        <w:rPr>
          <w:rFonts w:ascii="Courier New" w:eastAsia="Times New Roman" w:hAnsi="Courier New" w:cs="Courier New"/>
          <w:color w:val="B8BDBF"/>
          <w:sz w:val="27"/>
          <w:szCs w:val="27"/>
          <w:lang w:val="en-US" w:eastAsia="ru-RU"/>
        </w:rPr>
        <w:t xml:space="preserve"> </w:t>
      </w:r>
      <w:r w:rsidRPr="00531809">
        <w:rPr>
          <w:rFonts w:ascii="Courier New" w:eastAsia="Times New Roman" w:hAnsi="Courier New" w:cs="Courier New"/>
          <w:color w:val="B8BDBF"/>
          <w:sz w:val="27"/>
          <w:szCs w:val="27"/>
          <w:lang w:eastAsia="ru-RU"/>
        </w:rPr>
        <w:t>код</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yet-another-project/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w:t>
      </w:r>
      <w:proofErr w:type="gramStart"/>
      <w:r w:rsidRPr="00531809">
        <w:rPr>
          <w:rFonts w:ascii="Consolas" w:eastAsia="Times New Roman" w:hAnsi="Consolas" w:cs="Courier New"/>
          <w:color w:val="383A42"/>
          <w:sz w:val="21"/>
          <w:szCs w:val="21"/>
          <w:lang w:val="en-US" w:eastAsia="ru-RU"/>
        </w:rPr>
        <w:t>src</w:t>
      </w:r>
      <w:proofErr w:type="gramEnd"/>
      <w:r w:rsidRPr="00531809">
        <w:rPr>
          <w:rFonts w:ascii="Consolas" w:eastAsia="Times New Roman" w:hAnsi="Consolas" w:cs="Courier New"/>
          <w:color w:val="383A42"/>
          <w:sz w:val="21"/>
          <w:szCs w:val="21"/>
          <w:lang w:val="en-US" w:eastAsia="ru-RU"/>
        </w:rPr>
        <w: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App.css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App.js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App.test.js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index.css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index.js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logo.svg</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lastRenderedPageBreak/>
        <w:t xml:space="preserve">   │   ├── reportWebVitals.js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 setupTests.js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w:t>
      </w:r>
      <w:proofErr w:type="gramStart"/>
      <w:r w:rsidRPr="00531809">
        <w:rPr>
          <w:rFonts w:ascii="Consolas" w:eastAsia="Times New Roman" w:hAnsi="Consolas" w:cs="Courier New"/>
          <w:color w:val="383A42"/>
          <w:sz w:val="21"/>
          <w:szCs w:val="21"/>
          <w:lang w:val="en-US" w:eastAsia="ru-RU"/>
        </w:rPr>
        <w:t>public</w:t>
      </w:r>
      <w:proofErr w:type="gramEnd"/>
      <w:r w:rsidRPr="00531809">
        <w:rPr>
          <w:rFonts w:ascii="Consolas" w:eastAsia="Times New Roman" w:hAnsi="Consolas" w:cs="Courier New"/>
          <w:color w:val="383A42"/>
          <w:sz w:val="21"/>
          <w:szCs w:val="21"/>
          <w:lang w:val="en-US" w:eastAsia="ru-RU"/>
        </w:rPr>
        <w: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val="en-US" w:eastAsia="ru-RU"/>
        </w:rPr>
        <w:t xml:space="preserve">   </w:t>
      </w:r>
      <w:r w:rsidRPr="00531809">
        <w:rPr>
          <w:rFonts w:ascii="Consolas" w:eastAsia="Times New Roman" w:hAnsi="Consolas" w:cs="Courier New"/>
          <w:color w:val="383A42"/>
          <w:sz w:val="21"/>
          <w:szCs w:val="21"/>
          <w:lang w:eastAsia="ru-RU"/>
        </w:rPr>
        <w:t>│   ├── index.html</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...Другие файлы со странными названиями</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w:t>
      </w:r>
      <w:proofErr w:type="gramStart"/>
      <w:r w:rsidRPr="00531809">
        <w:rPr>
          <w:rFonts w:ascii="Consolas" w:eastAsia="Times New Roman" w:hAnsi="Consolas" w:cs="Courier New"/>
          <w:color w:val="383A42"/>
          <w:sz w:val="21"/>
          <w:szCs w:val="21"/>
          <w:lang w:eastAsia="ru-RU"/>
        </w:rPr>
        <w:t>─ .gitignore</w:t>
      </w:r>
      <w:proofErr w:type="gramEnd"/>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w:t>
      </w:r>
      <w:proofErr w:type="gramStart"/>
      <w:r w:rsidRPr="00531809">
        <w:rPr>
          <w:rFonts w:ascii="Consolas" w:eastAsia="Times New Roman" w:hAnsi="Consolas" w:cs="Courier New"/>
          <w:color w:val="383A42"/>
          <w:sz w:val="21"/>
          <w:szCs w:val="21"/>
          <w:lang w:eastAsia="ru-RU"/>
        </w:rPr>
        <w:t>package.json</w:t>
      </w:r>
      <w:proofErr w:type="gramEnd"/>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package-</w:t>
      </w:r>
      <w:proofErr w:type="gramStart"/>
      <w:r w:rsidRPr="00531809">
        <w:rPr>
          <w:rFonts w:ascii="Consolas" w:eastAsia="Times New Roman" w:hAnsi="Consolas" w:cs="Courier New"/>
          <w:color w:val="383A42"/>
          <w:sz w:val="21"/>
          <w:szCs w:val="21"/>
          <w:lang w:eastAsia="ru-RU"/>
        </w:rPr>
        <w:t>lock.json</w:t>
      </w:r>
      <w:proofErr w:type="gramEnd"/>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README.md</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31809">
        <w:rPr>
          <w:rFonts w:ascii="Consolas" w:eastAsia="Times New Roman" w:hAnsi="Consolas" w:cs="Courier New"/>
          <w:color w:val="383A42"/>
          <w:sz w:val="21"/>
          <w:szCs w:val="21"/>
          <w:lang w:eastAsia="ru-RU"/>
        </w:rPr>
        <w:t xml:space="preserve">       </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Назначение директорий:</w:t>
      </w:r>
    </w:p>
    <w:p w:rsidR="00531809" w:rsidRPr="00531809" w:rsidRDefault="00531809" w:rsidP="00531809">
      <w:pPr>
        <w:numPr>
          <w:ilvl w:val="0"/>
          <w:numId w:val="2"/>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Директория </w:t>
      </w:r>
      <w:r w:rsidRPr="00531809">
        <w:rPr>
          <w:rFonts w:ascii="Consolas" w:eastAsia="Times New Roman" w:hAnsi="Consolas" w:cs="Courier New"/>
          <w:color w:val="383A42"/>
          <w:shd w:val="clear" w:color="auto" w:fill="F7F9FC"/>
          <w:lang w:eastAsia="ru-RU"/>
        </w:rPr>
        <w:t>public/</w:t>
      </w:r>
      <w:r w:rsidRPr="00531809">
        <w:rPr>
          <w:rFonts w:ascii="Arial" w:eastAsia="Times New Roman" w:hAnsi="Arial" w:cs="Arial"/>
          <w:color w:val="000000"/>
          <w:sz w:val="27"/>
          <w:szCs w:val="27"/>
          <w:lang w:eastAsia="ru-RU"/>
        </w:rPr>
        <w:t> содержит скомпилированное приложение. Именно эти файлы попадают к пользователю на сайте. В директории обязательно должен быть файл с именем </w:t>
      </w:r>
      <w:r w:rsidRPr="00531809">
        <w:rPr>
          <w:rFonts w:ascii="Consolas" w:eastAsia="Times New Roman" w:hAnsi="Consolas" w:cs="Courier New"/>
          <w:color w:val="383A42"/>
          <w:shd w:val="clear" w:color="auto" w:fill="F7F9FC"/>
          <w:lang w:eastAsia="ru-RU"/>
        </w:rPr>
        <w:t>index.html</w:t>
      </w:r>
      <w:r w:rsidRPr="00531809">
        <w:rPr>
          <w:rFonts w:ascii="Arial" w:eastAsia="Times New Roman" w:hAnsi="Arial" w:cs="Arial"/>
          <w:color w:val="000000"/>
          <w:sz w:val="27"/>
          <w:szCs w:val="27"/>
          <w:lang w:eastAsia="ru-RU"/>
        </w:rPr>
        <w:t>.</w:t>
      </w:r>
    </w:p>
    <w:p w:rsidR="00531809" w:rsidRPr="00531809" w:rsidRDefault="00531809" w:rsidP="00531809">
      <w:pPr>
        <w:numPr>
          <w:ilvl w:val="0"/>
          <w:numId w:val="2"/>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Директория </w:t>
      </w:r>
      <w:r w:rsidRPr="00531809">
        <w:rPr>
          <w:rFonts w:ascii="Consolas" w:eastAsia="Times New Roman" w:hAnsi="Consolas" w:cs="Courier New"/>
          <w:color w:val="383A42"/>
          <w:shd w:val="clear" w:color="auto" w:fill="F7F9FC"/>
          <w:lang w:eastAsia="ru-RU"/>
        </w:rPr>
        <w:t>src/</w:t>
      </w:r>
      <w:r w:rsidRPr="00531809">
        <w:rPr>
          <w:rFonts w:ascii="Arial" w:eastAsia="Times New Roman" w:hAnsi="Arial" w:cs="Arial"/>
          <w:color w:val="000000"/>
          <w:sz w:val="27"/>
          <w:szCs w:val="27"/>
          <w:lang w:eastAsia="ru-RU"/>
        </w:rPr>
        <w:t> содержит исходный код приложения. В ней обязательно должен быть файл с именем </w:t>
      </w:r>
      <w:r w:rsidRPr="00531809">
        <w:rPr>
          <w:rFonts w:ascii="Consolas" w:eastAsia="Times New Roman" w:hAnsi="Consolas" w:cs="Courier New"/>
          <w:color w:val="383A42"/>
          <w:shd w:val="clear" w:color="auto" w:fill="F7F9FC"/>
          <w:lang w:eastAsia="ru-RU"/>
        </w:rPr>
        <w:t>index.js</w:t>
      </w:r>
      <w:r w:rsidRPr="00531809">
        <w:rPr>
          <w:rFonts w:ascii="Arial" w:eastAsia="Times New Roman" w:hAnsi="Arial" w:cs="Arial"/>
          <w:color w:val="000000"/>
          <w:sz w:val="27"/>
          <w:szCs w:val="27"/>
          <w:lang w:eastAsia="ru-RU"/>
        </w:rPr>
        <w:t>.</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Все файлы, которые относятся к функциональности и работе приложения, должны находиться внутри </w:t>
      </w:r>
      <w:r w:rsidRPr="00531809">
        <w:rPr>
          <w:rFonts w:ascii="Consolas" w:eastAsia="Times New Roman" w:hAnsi="Consolas" w:cs="Courier New"/>
          <w:color w:val="383A42"/>
          <w:shd w:val="clear" w:color="auto" w:fill="F7F9FC"/>
          <w:lang w:eastAsia="ru-RU"/>
        </w:rPr>
        <w:t>src/</w:t>
      </w:r>
      <w:r w:rsidRPr="00531809">
        <w:rPr>
          <w:rFonts w:ascii="Arial" w:eastAsia="Times New Roman" w:hAnsi="Arial" w:cs="Arial"/>
          <w:color w:val="000000"/>
          <w:sz w:val="27"/>
          <w:szCs w:val="27"/>
          <w:lang w:eastAsia="ru-RU"/>
        </w:rPr>
        <w:t>. Файлы вне этой директории CRA игнорирует при сборке.</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Подробнее рассмотрим директорию </w:t>
      </w:r>
      <w:r w:rsidRPr="00531809">
        <w:rPr>
          <w:rFonts w:ascii="Consolas" w:eastAsia="Times New Roman" w:hAnsi="Consolas" w:cs="Courier New"/>
          <w:color w:val="383A42"/>
          <w:shd w:val="clear" w:color="auto" w:fill="F7F9FC"/>
          <w:lang w:eastAsia="ru-RU"/>
        </w:rPr>
        <w:t>src/</w:t>
      </w:r>
      <w:r w:rsidRPr="00531809">
        <w:rPr>
          <w:rFonts w:ascii="Arial" w:eastAsia="Times New Roman" w:hAnsi="Arial" w:cs="Arial"/>
          <w:color w:val="000000"/>
          <w:sz w:val="27"/>
          <w:szCs w:val="27"/>
          <w:lang w:eastAsia="ru-RU"/>
        </w:rPr>
        <w:t>: все файлы в ней лежат без отдельных директорий. Сейчас приложение очень маленькое и состоит из одного логотипа и нескольких текстовых элементов. Маленькие приложения часто не требуют особого порядка и жёсткого контроля файловой структуры. Но ваше приложение будет масштабироваться и расти. Тут на помощь и приходят лучшие практики структурирования React приложений.</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Конечно, мы могли бы написать всё приложение в одном файле, и оно работало бы ничуть не хуже, но изменения и поиск неисправностей стали бы настоящим испытанием для вас и колёсика вашей мыши. Ещё больший спектр эмоций испытали бы ваши коллеги, когда столкнулись бы с таким кодом. Именно поэтому важно с самого начала озадачиться удобным структурированием будущего приложения.</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Мы расскажем про два основных подхода в структурировании:</w:t>
      </w:r>
    </w:p>
    <w:p w:rsidR="00531809" w:rsidRPr="00531809" w:rsidRDefault="00531809" w:rsidP="00531809">
      <w:pPr>
        <w:numPr>
          <w:ilvl w:val="0"/>
          <w:numId w:val="3"/>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по принадлежности к определённому структурному типу;</w:t>
      </w:r>
    </w:p>
    <w:p w:rsidR="00531809" w:rsidRPr="00531809" w:rsidRDefault="00531809" w:rsidP="00531809">
      <w:pPr>
        <w:numPr>
          <w:ilvl w:val="0"/>
          <w:numId w:val="3"/>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по выполняемым функциональным особенностям.</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Например, так выглядит структурирование по принадлежности к структурному типу. Иначе говоря, структурирование по типу файла:</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531809">
        <w:rPr>
          <w:rFonts w:ascii="Courier New" w:eastAsia="Times New Roman" w:hAnsi="Courier New" w:cs="Courier New"/>
          <w:color w:val="B8BDBF"/>
          <w:sz w:val="27"/>
          <w:szCs w:val="27"/>
          <w:lang w:eastAsia="ru-RU"/>
        </w:rPr>
        <w:t>Скопировать код</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src/</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components/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homepage.js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cart.js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search.js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tests/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lastRenderedPageBreak/>
        <w:t xml:space="preserve">   │   ├── homepage.test.js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cart.test.js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search.test.js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styles/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homepage.css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cart.css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31809">
        <w:rPr>
          <w:rFonts w:ascii="Consolas" w:eastAsia="Times New Roman" w:hAnsi="Consolas" w:cs="Courier New"/>
          <w:color w:val="383A42"/>
          <w:sz w:val="21"/>
          <w:szCs w:val="21"/>
          <w:lang w:eastAsia="ru-RU"/>
        </w:rPr>
        <w:t xml:space="preserve">       └── search.css </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В такой структуре компоненты, тесты и стили лежат отдельно. Эта структура удобна для небольших приложений и зачастую встречается в монолитных приложениях.</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Следующий пример, наоборот, хорошо подходит для крупных приложений. В нём файлы сгруппированы по продуктовым функциям:</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eastAsia="ru-RU"/>
        </w:rPr>
      </w:pPr>
      <w:r w:rsidRPr="00531809">
        <w:rPr>
          <w:rFonts w:ascii="Courier New" w:eastAsia="Times New Roman" w:hAnsi="Courier New" w:cs="Courier New"/>
          <w:color w:val="B8BDBF"/>
          <w:sz w:val="27"/>
          <w:szCs w:val="27"/>
          <w:lang w:eastAsia="ru-RU"/>
        </w:rPr>
        <w:t>Скопировать код</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src/</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components/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homepage/</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homepage.js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homepage.test.js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homepage.css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cart/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cart.js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cart.test.js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31809">
        <w:rPr>
          <w:rFonts w:ascii="Consolas" w:eastAsia="Times New Roman" w:hAnsi="Consolas" w:cs="Courier New"/>
          <w:color w:val="383A42"/>
          <w:sz w:val="21"/>
          <w:szCs w:val="21"/>
          <w:lang w:eastAsia="ru-RU"/>
        </w:rPr>
        <w:t xml:space="preserve">      │   └── cart.css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w:t>
      </w:r>
      <w:proofErr w:type="gramStart"/>
      <w:r w:rsidRPr="00531809">
        <w:rPr>
          <w:rFonts w:ascii="Consolas" w:eastAsia="Times New Roman" w:hAnsi="Consolas" w:cs="Courier New"/>
          <w:color w:val="383A42"/>
          <w:sz w:val="21"/>
          <w:szCs w:val="21"/>
          <w:lang w:val="en-US" w:eastAsia="ru-RU"/>
        </w:rPr>
        <w:t>search</w:t>
      </w:r>
      <w:proofErr w:type="gramEnd"/>
      <w:r w:rsidRPr="00531809">
        <w:rPr>
          <w:rFonts w:ascii="Consolas" w:eastAsia="Times New Roman" w:hAnsi="Consolas" w:cs="Courier New"/>
          <w:color w:val="383A42"/>
          <w:sz w:val="21"/>
          <w:szCs w:val="21"/>
          <w:lang w:val="en-US" w:eastAsia="ru-RU"/>
        </w:rPr>
        <w:t>/</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search.js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31809">
        <w:rPr>
          <w:rFonts w:ascii="Consolas" w:eastAsia="Times New Roman" w:hAnsi="Consolas" w:cs="Courier New"/>
          <w:color w:val="383A42"/>
          <w:sz w:val="21"/>
          <w:szCs w:val="21"/>
          <w:lang w:val="en-US" w:eastAsia="ru-RU"/>
        </w:rPr>
        <w:t xml:space="preserve">          ├── search.test.js</w:t>
      </w:r>
    </w:p>
    <w:p w:rsidR="00531809" w:rsidRPr="00531809" w:rsidRDefault="00531809" w:rsidP="00531809">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31809">
        <w:rPr>
          <w:rFonts w:ascii="Consolas" w:eastAsia="Times New Roman" w:hAnsi="Consolas" w:cs="Courier New"/>
          <w:color w:val="383A42"/>
          <w:sz w:val="21"/>
          <w:szCs w:val="21"/>
          <w:lang w:val="en-US" w:eastAsia="ru-RU"/>
        </w:rPr>
        <w:t xml:space="preserve">          </w:t>
      </w:r>
      <w:r w:rsidRPr="00531809">
        <w:rPr>
          <w:rFonts w:ascii="Consolas" w:eastAsia="Times New Roman" w:hAnsi="Consolas" w:cs="Courier New"/>
          <w:color w:val="383A42"/>
          <w:sz w:val="21"/>
          <w:szCs w:val="21"/>
          <w:lang w:eastAsia="ru-RU"/>
        </w:rPr>
        <w:t xml:space="preserve">└── search.css </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В такой структуре директория с компонентом содержит все файлы, которые относятся к его работе: тесты, стили и сам компонент. Такие блоки удобно отделять друг от друга, поддерживать распределёнными командами и превращать в подключаемые модули.</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Способы структурирования выше — не единственные. Можно разделить компоненты </w:t>
      </w:r>
      <w:r w:rsidRPr="00531809">
        <w:rPr>
          <w:rFonts w:ascii="Consolas" w:eastAsia="Times New Roman" w:hAnsi="Consolas" w:cs="Courier New"/>
          <w:color w:val="383A42"/>
          <w:shd w:val="clear" w:color="auto" w:fill="F7F9FC"/>
          <w:lang w:eastAsia="ru-RU"/>
        </w:rPr>
        <w:t>Homepage</w:t>
      </w:r>
      <w:r w:rsidRPr="00531809">
        <w:rPr>
          <w:rFonts w:ascii="Arial" w:eastAsia="Times New Roman" w:hAnsi="Arial" w:cs="Arial"/>
          <w:color w:val="000000"/>
          <w:sz w:val="27"/>
          <w:szCs w:val="27"/>
          <w:lang w:eastAsia="ru-RU"/>
        </w:rPr>
        <w:t> и </w:t>
      </w:r>
      <w:r w:rsidRPr="00531809">
        <w:rPr>
          <w:rFonts w:ascii="Consolas" w:eastAsia="Times New Roman" w:hAnsi="Consolas" w:cs="Courier New"/>
          <w:color w:val="383A42"/>
          <w:shd w:val="clear" w:color="auto" w:fill="F7F9FC"/>
          <w:lang w:eastAsia="ru-RU"/>
        </w:rPr>
        <w:t>Cart</w:t>
      </w:r>
      <w:r w:rsidRPr="00531809">
        <w:rPr>
          <w:rFonts w:ascii="Arial" w:eastAsia="Times New Roman" w:hAnsi="Arial" w:cs="Arial"/>
          <w:color w:val="000000"/>
          <w:sz w:val="27"/>
          <w:szCs w:val="27"/>
          <w:lang w:eastAsia="ru-RU"/>
        </w:rPr>
        <w:t> на разные папки, а можно выделить из обоих функциональностей похожие. Например, элементы интерфейса расположить в одной папке, а функции, которые отвечают за взаимодействие с сервером, — в другой.</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Любой вариант структурирования жизнеспособен и активно применяется многими компаниями. В проектной работе мы рекомендуем использовать группировку по функциям в приложении. А на курсе мы ещё неоднократно будем обращаться к теме структуры приложения.</w:t>
      </w:r>
    </w:p>
    <w:p w:rsidR="00531809" w:rsidRPr="00531809" w:rsidRDefault="00531809" w:rsidP="00531809">
      <w:pPr>
        <w:shd w:val="clear" w:color="auto" w:fill="FFFFFF"/>
        <w:spacing w:after="0" w:line="240" w:lineRule="auto"/>
        <w:rPr>
          <w:rFonts w:ascii="Arial" w:eastAsia="Times New Roman" w:hAnsi="Arial" w:cs="Arial"/>
          <w:color w:val="000000"/>
          <w:sz w:val="27"/>
          <w:szCs w:val="27"/>
          <w:lang w:eastAsia="ru-RU"/>
        </w:rPr>
      </w:pPr>
      <w:r w:rsidRPr="00531809">
        <w:rPr>
          <w:rFonts w:ascii="Arial" w:eastAsia="Times New Roman" w:hAnsi="Arial" w:cs="Arial"/>
          <w:color w:val="000000"/>
          <w:sz w:val="27"/>
          <w:szCs w:val="27"/>
          <w:lang w:eastAsia="ru-RU"/>
        </w:rPr>
        <w:t>В этом уроке вы узнали, как улучшить опыт от разработки — DX. Вокруг этого построено множество вспомогательных библиотек и инструментов, но немаловажна и структура папок и файлов в приложении. В следующем уроке перейдём к деталям работы с приложением.</w:t>
      </w:r>
    </w:p>
    <w:p w:rsidR="00531809" w:rsidRDefault="00531809" w:rsidP="00531809">
      <w:pPr>
        <w:pStyle w:val="1"/>
        <w:shd w:val="clear" w:color="auto" w:fill="FFFFFF"/>
        <w:rPr>
          <w:color w:val="000000"/>
        </w:rPr>
      </w:pPr>
      <w:r>
        <w:rPr>
          <w:color w:val="000000"/>
        </w:rPr>
        <w:t>Импорт модулей</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lastRenderedPageBreak/>
        <w:t>В предыдущем уроке вы узнали, почему так важно структурировать проекты. Теперь расскажем о способах импортирования модулей в проект.</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Использование CRA даёт нам ещё одно преимущество. До использования CRA весь новый код на React был написан внутри одного тега </w:t>
      </w:r>
      <w:r>
        <w:rPr>
          <w:rStyle w:val="HTML"/>
          <w:rFonts w:ascii="Consolas" w:eastAsiaTheme="minorHAnsi" w:hAnsi="Consolas"/>
          <w:color w:val="383A42"/>
          <w:sz w:val="22"/>
          <w:szCs w:val="22"/>
          <w:shd w:val="clear" w:color="auto" w:fill="F7F9FC"/>
        </w:rPr>
        <w:t>script</w:t>
      </w:r>
      <w:r>
        <w:rPr>
          <w:rFonts w:ascii="Arial" w:hAnsi="Arial" w:cs="Arial"/>
          <w:color w:val="000000"/>
          <w:sz w:val="27"/>
          <w:szCs w:val="27"/>
        </w:rPr>
        <w: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531809">
        <w:rPr>
          <w:rStyle w:val="code-blockclipboard"/>
          <w:color w:val="B8BDBF"/>
          <w:sz w:val="27"/>
          <w:szCs w:val="27"/>
          <w:lang w:val="en-US"/>
        </w:rPr>
        <w:t xml:space="preserve"> </w:t>
      </w:r>
      <w:r>
        <w:rPr>
          <w:rStyle w:val="code-blockclipboard"/>
          <w:color w:val="B8BDBF"/>
          <w:sz w:val="27"/>
          <w:szCs w:val="27"/>
        </w:rPr>
        <w:t>код</w:t>
      </w:r>
      <w:r w:rsidRPr="00531809">
        <w:rPr>
          <w:rStyle w:val="code-blocklang"/>
          <w:color w:val="B8BDBF"/>
          <w:sz w:val="27"/>
          <w:szCs w:val="27"/>
          <w:lang w:val="en-US"/>
        </w:rPr>
        <w:t>JSX</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hljs-tag"/>
          <w:rFonts w:ascii="Consolas" w:hAnsi="Consolas"/>
          <w:color w:val="383A42"/>
          <w:sz w:val="21"/>
          <w:szCs w:val="21"/>
          <w:lang w:val="en-US"/>
        </w:rPr>
        <w:t>&lt;</w:t>
      </w:r>
      <w:r w:rsidRPr="00531809">
        <w:rPr>
          <w:rStyle w:val="hljs-name"/>
          <w:rFonts w:ascii="Consolas" w:hAnsi="Consolas"/>
          <w:color w:val="FF4040"/>
          <w:sz w:val="21"/>
          <w:szCs w:val="21"/>
          <w:lang w:val="en-US"/>
        </w:rPr>
        <w:t>script</w:t>
      </w:r>
      <w:r w:rsidRPr="00531809">
        <w:rPr>
          <w:rStyle w:val="hljs-tag"/>
          <w:rFonts w:ascii="Consolas" w:hAnsi="Consolas"/>
          <w:color w:val="383A42"/>
          <w:sz w:val="21"/>
          <w:szCs w:val="21"/>
          <w:lang w:val="en-US"/>
        </w:rPr>
        <w:t xml:space="preserve"> </w:t>
      </w:r>
      <w:r w:rsidRPr="00531809">
        <w:rPr>
          <w:rStyle w:val="hljs-attr"/>
          <w:rFonts w:ascii="Consolas" w:hAnsi="Consolas"/>
          <w:color w:val="CA8D3D"/>
          <w:sz w:val="21"/>
          <w:szCs w:val="21"/>
          <w:lang w:val="en-US"/>
        </w:rPr>
        <w:t>type</w:t>
      </w:r>
      <w:r w:rsidRPr="00531809">
        <w:rPr>
          <w:rStyle w:val="hljs-tag"/>
          <w:rFonts w:ascii="Consolas" w:hAnsi="Consolas"/>
          <w:color w:val="383A42"/>
          <w:sz w:val="21"/>
          <w:szCs w:val="21"/>
          <w:lang w:val="en-US"/>
        </w:rPr>
        <w:t>=</w:t>
      </w:r>
      <w:r w:rsidRPr="00531809">
        <w:rPr>
          <w:rStyle w:val="hljs-string"/>
          <w:rFonts w:ascii="Consolas" w:hAnsi="Consolas"/>
          <w:color w:val="32A846"/>
          <w:sz w:val="21"/>
          <w:szCs w:val="21"/>
          <w:lang w:val="en-US"/>
        </w:rPr>
        <w:t>"text/jsx"</w:t>
      </w:r>
      <w:r w:rsidRPr="00531809">
        <w:rPr>
          <w:rStyle w:val="hljs-tag"/>
          <w:rFonts w:ascii="Consolas" w:hAnsi="Consolas"/>
          <w:color w:val="383A42"/>
          <w:sz w:val="21"/>
          <w:szCs w:val="21"/>
          <w:lang w:val="en-US"/>
        </w:rPr>
        <w:t>&gt;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roofErr w:type="gramStart"/>
      <w:r w:rsidRPr="00531809">
        <w:rPr>
          <w:rStyle w:val="hljs-keyword"/>
          <w:rFonts w:ascii="Consolas" w:hAnsi="Consolas"/>
          <w:color w:val="C678DD"/>
          <w:sz w:val="21"/>
          <w:szCs w:val="21"/>
          <w:lang w:val="en-US"/>
        </w:rPr>
        <w:t>class</w:t>
      </w:r>
      <w:proofErr w:type="gramEnd"/>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DogImage</w:t>
      </w:r>
      <w:r w:rsidRPr="00531809">
        <w:rPr>
          <w:rStyle w:val="hljs-class"/>
          <w:rFonts w:ascii="Consolas" w:hAnsi="Consolas"/>
          <w:color w:val="383A42"/>
          <w:sz w:val="21"/>
          <w:szCs w:val="21"/>
          <w:lang w:val="en-US"/>
        </w:rPr>
        <w:t xml:space="preserve"> </w:t>
      </w:r>
      <w:r w:rsidRPr="00531809">
        <w:rPr>
          <w:rStyle w:val="hljs-keyword"/>
          <w:rFonts w:ascii="Consolas" w:hAnsi="Consolas"/>
          <w:color w:val="C678DD"/>
          <w:sz w:val="21"/>
          <w:szCs w:val="21"/>
          <w:lang w:val="en-US"/>
        </w:rPr>
        <w:t>extends</w:t>
      </w:r>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React</w:t>
      </w:r>
      <w:r w:rsidRPr="00531809">
        <w:rPr>
          <w:rStyle w:val="hljs-class"/>
          <w:rFonts w:ascii="Consolas" w:hAnsi="Consolas"/>
          <w:color w:val="383A42"/>
          <w:sz w:val="21"/>
          <w:szCs w:val="21"/>
          <w:lang w:val="en-US"/>
        </w:rPr>
        <w:t>.</w:t>
      </w:r>
      <w:r w:rsidRPr="00531809">
        <w:rPr>
          <w:rStyle w:val="hljs-title"/>
          <w:rFonts w:ascii="Consolas" w:hAnsi="Consolas"/>
          <w:color w:val="CA8D3D"/>
          <w:sz w:val="21"/>
          <w:szCs w:val="21"/>
          <w:lang w:val="en-US"/>
        </w:rPr>
        <w:t>Component</w:t>
      </w:r>
      <w:r w:rsidRPr="00531809">
        <w:rPr>
          <w:rStyle w:val="hljs-class"/>
          <w:rFonts w:ascii="Consolas" w:hAnsi="Consolas"/>
          <w:color w:val="383A42"/>
          <w:sz w:val="21"/>
          <w:szCs w:val="21"/>
          <w:lang w:val="en-US"/>
        </w:rPr>
        <w:t xml:space="preserve"> </w:t>
      </w:r>
      <w:r w:rsidRPr="00531809">
        <w:rPr>
          <w:rStyle w:val="javascript"/>
          <w:rFonts w:ascii="Consolas" w:hAnsi="Consolas"/>
          <w:color w:val="383A42"/>
          <w:sz w:val="21"/>
          <w:szCs w:val="21"/>
          <w:lang w:val="en-US"/>
        </w:rPr>
        <w: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roofErr w:type="gramStart"/>
      <w:r w:rsidRPr="00531809">
        <w:rPr>
          <w:rStyle w:val="hljs-title"/>
          <w:rFonts w:ascii="Consolas" w:hAnsi="Consolas"/>
          <w:color w:val="56B6C2"/>
          <w:sz w:val="21"/>
          <w:szCs w:val="21"/>
          <w:lang w:val="en-US"/>
        </w:rPr>
        <w:t>render</w:t>
      </w:r>
      <w:r w:rsidRPr="00531809">
        <w:rPr>
          <w:rStyle w:val="hljs-function"/>
          <w:rFonts w:ascii="Consolas" w:hAnsi="Consolas"/>
          <w:color w:val="383A42"/>
          <w:sz w:val="21"/>
          <w:szCs w:val="21"/>
          <w:lang w:val="en-US"/>
        </w:rPr>
        <w:t>(</w:t>
      </w:r>
      <w:proofErr w:type="gramEnd"/>
      <w:r w:rsidRPr="00531809">
        <w:rPr>
          <w:rStyle w:val="hljs-function"/>
          <w:rFonts w:ascii="Consolas" w:hAnsi="Consolas"/>
          <w:color w:val="383A42"/>
          <w:sz w:val="21"/>
          <w:szCs w:val="21"/>
          <w:lang w:val="en-US"/>
        </w:rPr>
        <w:t>)</w:t>
      </w:r>
      <w:r w:rsidRPr="00531809">
        <w:rPr>
          <w:rStyle w:val="javascript"/>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roofErr w:type="gramStart"/>
      <w:r w:rsidRPr="00531809">
        <w:rPr>
          <w:rStyle w:val="hljs-keyword"/>
          <w:rFonts w:ascii="Consolas" w:hAnsi="Consolas"/>
          <w:color w:val="C678DD"/>
          <w:sz w:val="21"/>
          <w:szCs w:val="21"/>
          <w:lang w:val="en-US"/>
        </w:rPr>
        <w:t>return</w:t>
      </w:r>
      <w:proofErr w:type="gramEnd"/>
      <w:r w:rsidRPr="00531809">
        <w:rPr>
          <w:rStyle w:val="javascript"/>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r w:rsidRPr="00531809">
        <w:rPr>
          <w:rStyle w:val="hljs-tag"/>
          <w:rFonts w:ascii="Consolas" w:hAnsi="Consolas"/>
          <w:color w:val="383A42"/>
          <w:sz w:val="21"/>
          <w:szCs w:val="21"/>
          <w:lang w:val="en-US"/>
        </w:rPr>
        <w:t>&lt;</w:t>
      </w:r>
      <w:r w:rsidRPr="00531809">
        <w:rPr>
          <w:rStyle w:val="hljs-name"/>
          <w:rFonts w:ascii="Consolas" w:hAnsi="Consolas"/>
          <w:color w:val="FF4040"/>
          <w:sz w:val="21"/>
          <w:szCs w:val="21"/>
          <w:lang w:val="en-US"/>
        </w:rPr>
        <w:t>img</w:t>
      </w:r>
      <w:r w:rsidRPr="00531809">
        <w:rPr>
          <w:rStyle w:val="hljs-tag"/>
          <w:rFonts w:ascii="Consolas" w:hAnsi="Consolas"/>
          <w:color w:val="383A42"/>
          <w:sz w:val="21"/>
          <w:szCs w:val="21"/>
          <w:lang w:val="en-US"/>
        </w:rPr>
        <w:t xml:space="preserve"> </w:t>
      </w:r>
      <w:r w:rsidRPr="00531809">
        <w:rPr>
          <w:rStyle w:val="hljs-attr"/>
          <w:rFonts w:ascii="Consolas" w:hAnsi="Consolas"/>
          <w:color w:val="CA8D3D"/>
          <w:sz w:val="21"/>
          <w:szCs w:val="21"/>
          <w:lang w:val="en-US"/>
        </w:rPr>
        <w:t>alt</w:t>
      </w:r>
      <w:r w:rsidRPr="00531809">
        <w:rPr>
          <w:rStyle w:val="hljs-tag"/>
          <w:rFonts w:ascii="Consolas" w:hAnsi="Consolas"/>
          <w:color w:val="383A42"/>
          <w:sz w:val="21"/>
          <w:szCs w:val="21"/>
          <w:lang w:val="en-US"/>
        </w:rPr>
        <w:t>=</w:t>
      </w:r>
      <w:r w:rsidRPr="00531809">
        <w:rPr>
          <w:rStyle w:val="hljs-string"/>
          <w:rFonts w:ascii="Consolas" w:hAnsi="Consolas"/>
          <w:color w:val="32A846"/>
          <w:sz w:val="21"/>
          <w:szCs w:val="21"/>
          <w:lang w:val="en-US"/>
        </w:rPr>
        <w:t>'</w:t>
      </w:r>
      <w:r>
        <w:rPr>
          <w:rStyle w:val="hljs-string"/>
          <w:rFonts w:ascii="Consolas" w:hAnsi="Consolas"/>
          <w:color w:val="32A846"/>
          <w:sz w:val="21"/>
          <w:szCs w:val="21"/>
        </w:rPr>
        <w:t>Грустная</w:t>
      </w:r>
      <w:r w:rsidRPr="00531809">
        <w:rPr>
          <w:rStyle w:val="hljs-string"/>
          <w:rFonts w:ascii="Consolas" w:hAnsi="Consolas"/>
          <w:color w:val="32A846"/>
          <w:sz w:val="21"/>
          <w:szCs w:val="21"/>
          <w:lang w:val="en-US"/>
        </w:rPr>
        <w:t xml:space="preserve"> </w:t>
      </w:r>
      <w:r>
        <w:rPr>
          <w:rStyle w:val="hljs-string"/>
          <w:rFonts w:ascii="Consolas" w:hAnsi="Consolas"/>
          <w:color w:val="32A846"/>
          <w:sz w:val="21"/>
          <w:szCs w:val="21"/>
        </w:rPr>
        <w:t>собачка</w:t>
      </w:r>
      <w:r w:rsidRPr="00531809">
        <w:rPr>
          <w:rStyle w:val="hljs-string"/>
          <w:rFonts w:ascii="Consolas" w:hAnsi="Consolas"/>
          <w:color w:val="32A846"/>
          <w:sz w:val="21"/>
          <w:szCs w:val="21"/>
          <w:lang w:val="en-US"/>
        </w:rPr>
        <w:t>'</w:t>
      </w:r>
      <w:r w:rsidRPr="00531809">
        <w:rPr>
          <w:rStyle w:val="hljs-tag"/>
          <w:rFonts w:ascii="Consolas" w:hAnsi="Consolas"/>
          <w:color w:val="383A42"/>
          <w:sz w:val="21"/>
          <w:szCs w:val="21"/>
          <w:lang w:val="en-US"/>
        </w:rPr>
        <w:t xml:space="preserve"> /&gt;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proofErr w:type="gramStart"/>
      <w:r w:rsidRPr="00531809">
        <w:rPr>
          <w:rStyle w:val="javascript"/>
          <w:rFonts w:ascii="Consolas" w:hAnsi="Consolas"/>
          <w:color w:val="383A42"/>
          <w:sz w:val="21"/>
          <w:szCs w:val="21"/>
          <w:lang w:val="en-US"/>
        </w:rPr>
        <w:t>ReactDOM.render((</w:t>
      </w:r>
      <w:proofErr w:type="gramEnd"/>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531809">
        <w:rPr>
          <w:rStyle w:val="javascript"/>
          <w:rFonts w:ascii="Consolas" w:hAnsi="Consolas"/>
          <w:color w:val="383A42"/>
          <w:sz w:val="21"/>
          <w:szCs w:val="21"/>
          <w:lang w:val="en-US"/>
        </w:rPr>
        <w:t xml:space="preserve">    </w:t>
      </w:r>
      <w:r w:rsidRPr="00531809">
        <w:rPr>
          <w:rStyle w:val="hljs-tag"/>
          <w:rFonts w:ascii="Consolas" w:hAnsi="Consolas"/>
          <w:color w:val="383A42"/>
          <w:sz w:val="21"/>
          <w:szCs w:val="21"/>
          <w:lang w:val="en-US"/>
        </w:rPr>
        <w:t>&lt;&gt;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531809">
        <w:rPr>
          <w:rStyle w:val="xml"/>
          <w:rFonts w:ascii="Consolas" w:hAnsi="Consolas"/>
          <w:color w:val="383A42"/>
          <w:sz w:val="21"/>
          <w:szCs w:val="21"/>
          <w:lang w:val="en-US"/>
        </w:rPr>
        <w:t xml:space="preserve">      </w:t>
      </w:r>
      <w:r w:rsidRPr="00531809">
        <w:rPr>
          <w:rStyle w:val="hljs-tag"/>
          <w:rFonts w:ascii="Consolas" w:hAnsi="Consolas"/>
          <w:color w:val="383A42"/>
          <w:sz w:val="21"/>
          <w:szCs w:val="21"/>
          <w:lang w:val="en-US"/>
        </w:rPr>
        <w:t>&lt;</w:t>
      </w:r>
      <w:r w:rsidRPr="00531809">
        <w:rPr>
          <w:rStyle w:val="hljs-name"/>
          <w:rFonts w:ascii="Consolas" w:hAnsi="Consolas"/>
          <w:color w:val="FF4040"/>
          <w:sz w:val="21"/>
          <w:szCs w:val="21"/>
          <w:lang w:val="en-US"/>
        </w:rPr>
        <w:t>DogImage</w:t>
      </w:r>
      <w:r w:rsidRPr="00531809">
        <w:rPr>
          <w:rStyle w:val="hljs-tag"/>
          <w:rFonts w:ascii="Consolas" w:hAnsi="Consolas"/>
          <w:color w:val="383A42"/>
          <w:sz w:val="21"/>
          <w:szCs w:val="21"/>
          <w:lang w:val="en-US"/>
        </w:rPr>
        <w:t xml:space="preserve"> /&gt;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xml"/>
          <w:rFonts w:ascii="Consolas" w:hAnsi="Consolas"/>
          <w:color w:val="383A42"/>
          <w:sz w:val="21"/>
          <w:szCs w:val="21"/>
          <w:lang w:val="en-US"/>
        </w:rPr>
        <w:t xml:space="preserve">    </w:t>
      </w:r>
      <w:r w:rsidRPr="00531809">
        <w:rPr>
          <w:rStyle w:val="hljs-tag"/>
          <w:rFonts w:ascii="Consolas" w:hAnsi="Consolas"/>
          <w:color w:val="383A42"/>
          <w:sz w:val="21"/>
          <w:szCs w:val="21"/>
          <w:lang w:val="en-US"/>
        </w:rPr>
        <w:t>&lt;/&gt;</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531809">
        <w:rPr>
          <w:rStyle w:val="javascript"/>
          <w:rFonts w:ascii="Consolas" w:hAnsi="Consolas"/>
          <w:color w:val="383A42"/>
          <w:sz w:val="21"/>
          <w:szCs w:val="21"/>
          <w:lang w:val="en-US"/>
        </w:rPr>
        <w:t xml:space="preserve">  ), </w:t>
      </w:r>
      <w:proofErr w:type="gramStart"/>
      <w:r w:rsidRPr="00531809">
        <w:rPr>
          <w:rStyle w:val="hljs-builtin"/>
          <w:rFonts w:ascii="Consolas" w:hAnsi="Consolas"/>
          <w:color w:val="CA8D3D"/>
          <w:sz w:val="21"/>
          <w:szCs w:val="21"/>
          <w:lang w:val="en-US"/>
        </w:rPr>
        <w:t>document</w:t>
      </w:r>
      <w:r w:rsidRPr="00531809">
        <w:rPr>
          <w:rStyle w:val="javascript"/>
          <w:rFonts w:ascii="Consolas" w:hAnsi="Consolas"/>
          <w:color w:val="383A42"/>
          <w:sz w:val="21"/>
          <w:szCs w:val="21"/>
          <w:lang w:val="en-US"/>
        </w:rPr>
        <w:t>.querySelector(</w:t>
      </w:r>
      <w:proofErr w:type="gramEnd"/>
      <w:r w:rsidRPr="00531809">
        <w:rPr>
          <w:rStyle w:val="hljs-string"/>
          <w:rFonts w:ascii="Consolas" w:hAnsi="Consolas"/>
          <w:color w:val="32A846"/>
          <w:sz w:val="21"/>
          <w:szCs w:val="21"/>
          <w:lang w:val="en-US"/>
        </w:rPr>
        <w:t>'#root'</w:t>
      </w:r>
      <w:r w:rsidRPr="00531809">
        <w:rPr>
          <w:rStyle w:val="javascript"/>
          <w:rFonts w:ascii="Consolas" w:hAnsi="Consolas"/>
          <w:color w:val="383A42"/>
          <w:sz w:val="21"/>
          <w:szCs w:val="21"/>
          <w:lang w:val="en-US"/>
        </w:rPr>
        <w: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tag"/>
          <w:rFonts w:ascii="Consolas" w:hAnsi="Consolas"/>
          <w:color w:val="383A42"/>
          <w:sz w:val="21"/>
          <w:szCs w:val="21"/>
        </w:rPr>
        <w:t>&lt;/</w:t>
      </w:r>
      <w:r>
        <w:rPr>
          <w:rStyle w:val="hljs-name"/>
          <w:rFonts w:ascii="Consolas" w:hAnsi="Consolas"/>
          <w:color w:val="FF4040"/>
          <w:sz w:val="21"/>
          <w:szCs w:val="21"/>
        </w:rPr>
        <w:t>script</w:t>
      </w:r>
      <w:r>
        <w:rPr>
          <w:rStyle w:val="hljs-tag"/>
          <w:rFonts w:ascii="Consolas" w:hAnsi="Consolas"/>
          <w:color w:val="383A42"/>
          <w:sz w:val="21"/>
          <w:szCs w:val="21"/>
        </w:rPr>
        <w:t>&gt;</w:t>
      </w:r>
      <w:r>
        <w:rPr>
          <w:rStyle w:val="HTML"/>
          <w:rFonts w:ascii="Consolas" w:hAnsi="Consolas"/>
          <w:color w:val="383A42"/>
          <w:sz w:val="21"/>
          <w:szCs w:val="21"/>
        </w:rPr>
        <w:t xml:space="preserve"> </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Если продолжать писать код подобным образом, файлы станут большими, а их содержимое — трудным для восприятия. Команде тяжелее поддерживать большой файл в актуальном состоянии. А ещё в него намного сложнее внедрять новую функциональность. Это лишнее время, а время для бизнеса — деньги. Но есть современное решение этой проблемы, с которым вы уже знакомы. Можно разделить код на модули и использовать конструкции </w:t>
      </w:r>
      <w:r>
        <w:rPr>
          <w:rStyle w:val="HTML"/>
          <w:rFonts w:ascii="Consolas" w:eastAsiaTheme="minorHAnsi" w:hAnsi="Consolas"/>
          <w:color w:val="383A42"/>
          <w:sz w:val="22"/>
          <w:szCs w:val="22"/>
          <w:shd w:val="clear" w:color="auto" w:fill="F7F9FC"/>
        </w:rPr>
        <w:t>export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Модули — синтаксис ES6, они требуют дополнительной подготовки для правильной работы кода. Create React App уже включает в себя Webpack и Babel со всеми необходимыми настройками, что экономит время на их конфигурации.</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Благодаря CRA мы можем переписать код в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с использованием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и знаний о компонентах в React: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App.js</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keyword"/>
          <w:rFonts w:ascii="Consolas" w:hAnsi="Consolas"/>
          <w:color w:val="C678DD"/>
          <w:sz w:val="21"/>
          <w:szCs w:val="21"/>
        </w:rPr>
        <w:t>import</w:t>
      </w:r>
      <w:r>
        <w:rPr>
          <w:rStyle w:val="HTML"/>
          <w:rFonts w:ascii="Consolas" w:hAnsi="Consolas"/>
          <w:color w:val="383A42"/>
          <w:sz w:val="21"/>
          <w:szCs w:val="21"/>
        </w:rPr>
        <w:t xml:space="preserve"> React </w:t>
      </w:r>
      <w:r>
        <w:rPr>
          <w:rStyle w:val="hljs-keyword"/>
          <w:rFonts w:ascii="Consolas" w:hAnsi="Consolas"/>
          <w:color w:val="C678DD"/>
          <w:sz w:val="21"/>
          <w:szCs w:val="21"/>
        </w:rPr>
        <w:t>from</w:t>
      </w:r>
      <w:r>
        <w:rPr>
          <w:rStyle w:val="HTML"/>
          <w:rFonts w:ascii="Consolas" w:hAnsi="Consolas"/>
          <w:color w:val="383A42"/>
          <w:sz w:val="21"/>
          <w:szCs w:val="21"/>
        </w:rPr>
        <w:t xml:space="preserve"> </w:t>
      </w:r>
      <w:r>
        <w:rPr>
          <w:rStyle w:val="hljs-string"/>
          <w:rFonts w:ascii="Consolas" w:hAnsi="Consolas"/>
          <w:color w:val="32A846"/>
          <w:sz w:val="21"/>
          <w:szCs w:val="21"/>
        </w:rPr>
        <w:t>'react'</w:t>
      </w:r>
      <w:r>
        <w:rPr>
          <w:rStyle w:val="HTML"/>
          <w:rFonts w:ascii="Consolas" w:hAnsi="Consolas"/>
          <w:color w:val="383A42"/>
          <w:sz w:val="21"/>
          <w:szCs w:val="21"/>
        </w:rPr>
        <w:t xml:space="preserve"> </w:t>
      </w:r>
      <w:r>
        <w:rPr>
          <w:rStyle w:val="hljs-comment"/>
          <w:rFonts w:ascii="Consolas" w:hAnsi="Consolas"/>
          <w:i/>
          <w:iCs/>
          <w:color w:val="5C6370"/>
          <w:sz w:val="21"/>
          <w:szCs w:val="21"/>
        </w:rPr>
        <w:t>// импорт библиотеки</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531809">
        <w:rPr>
          <w:rStyle w:val="hljs-keyword"/>
          <w:rFonts w:ascii="Consolas" w:hAnsi="Consolas"/>
          <w:color w:val="C678DD"/>
          <w:sz w:val="21"/>
          <w:szCs w:val="21"/>
          <w:lang w:val="en-US"/>
        </w:rPr>
        <w:t>import</w:t>
      </w:r>
      <w:proofErr w:type="gramEnd"/>
      <w:r w:rsidRPr="00531809">
        <w:rPr>
          <w:rStyle w:val="HTML"/>
          <w:rFonts w:ascii="Consolas" w:hAnsi="Consolas"/>
          <w:color w:val="383A42"/>
          <w:sz w:val="21"/>
          <w:szCs w:val="21"/>
          <w:lang w:val="en-US"/>
        </w:rPr>
        <w:t xml:space="preserve"> ReactDOM </w:t>
      </w:r>
      <w:r w:rsidRPr="00531809">
        <w:rPr>
          <w:rStyle w:val="hljs-keyword"/>
          <w:rFonts w:ascii="Consolas" w:hAnsi="Consolas"/>
          <w:color w:val="C678DD"/>
          <w:sz w:val="21"/>
          <w:szCs w:val="21"/>
          <w:lang w:val="en-US"/>
        </w:rPr>
        <w:t>from</w:t>
      </w:r>
      <w:r w:rsidRPr="00531809">
        <w:rPr>
          <w:rStyle w:val="HTML"/>
          <w:rFonts w:ascii="Consolas" w:hAnsi="Consolas"/>
          <w:color w:val="383A42"/>
          <w:sz w:val="21"/>
          <w:szCs w:val="21"/>
          <w:lang w:val="en-US"/>
        </w:rPr>
        <w:t xml:space="preserve"> </w:t>
      </w:r>
      <w:r w:rsidRPr="00531809">
        <w:rPr>
          <w:rStyle w:val="hljs-string"/>
          <w:rFonts w:ascii="Consolas" w:hAnsi="Consolas"/>
          <w:color w:val="32A846"/>
          <w:sz w:val="21"/>
          <w:szCs w:val="21"/>
          <w:lang w:val="en-US"/>
        </w:rPr>
        <w:t>'react-dom'</w:t>
      </w:r>
      <w:r w:rsidRPr="00531809">
        <w:rPr>
          <w:rStyle w:val="HTML"/>
          <w:rFonts w:ascii="Consolas" w:hAnsi="Consolas"/>
          <w:color w:val="383A42"/>
          <w:sz w:val="21"/>
          <w:szCs w:val="21"/>
          <w:lang w:val="en-US"/>
        </w:rPr>
        <w:t xml:space="preserve">    </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531809">
        <w:rPr>
          <w:rStyle w:val="hljs-keyword"/>
          <w:rFonts w:ascii="Consolas" w:hAnsi="Consolas"/>
          <w:color w:val="C678DD"/>
          <w:sz w:val="21"/>
          <w:szCs w:val="21"/>
          <w:lang w:val="en-US"/>
        </w:rPr>
        <w:t>import</w:t>
      </w:r>
      <w:proofErr w:type="gramEnd"/>
      <w:r w:rsidRPr="00531809">
        <w:rPr>
          <w:rStyle w:val="HTML"/>
          <w:rFonts w:ascii="Consolas" w:hAnsi="Consolas"/>
          <w:color w:val="383A42"/>
          <w:sz w:val="21"/>
          <w:szCs w:val="21"/>
          <w:lang w:val="en-US"/>
        </w:rPr>
        <w:t xml:space="preserve"> DogImage </w:t>
      </w:r>
      <w:r w:rsidRPr="00531809">
        <w:rPr>
          <w:rStyle w:val="hljs-keyword"/>
          <w:rFonts w:ascii="Consolas" w:hAnsi="Consolas"/>
          <w:color w:val="C678DD"/>
          <w:sz w:val="21"/>
          <w:szCs w:val="21"/>
          <w:lang w:val="en-US"/>
        </w:rPr>
        <w:t>from</w:t>
      </w:r>
      <w:r w:rsidRPr="00531809">
        <w:rPr>
          <w:rStyle w:val="HTML"/>
          <w:rFonts w:ascii="Consolas" w:hAnsi="Consolas"/>
          <w:color w:val="383A42"/>
          <w:sz w:val="21"/>
          <w:szCs w:val="21"/>
          <w:lang w:val="en-US"/>
        </w:rPr>
        <w:t xml:space="preserve"> </w:t>
      </w:r>
      <w:r w:rsidRPr="00531809">
        <w:rPr>
          <w:rStyle w:val="hljs-string"/>
          <w:rFonts w:ascii="Consolas" w:hAnsi="Consolas"/>
          <w:color w:val="32A846"/>
          <w:sz w:val="21"/>
          <w:szCs w:val="21"/>
          <w:lang w:val="en-US"/>
        </w:rPr>
        <w:t>'./dog-image/dog-image'</w:t>
      </w: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531809">
        <w:rPr>
          <w:rStyle w:val="hljs-keyword"/>
          <w:rFonts w:ascii="Consolas" w:hAnsi="Consolas"/>
          <w:color w:val="C678DD"/>
          <w:sz w:val="21"/>
          <w:szCs w:val="21"/>
          <w:lang w:val="en-US"/>
        </w:rPr>
        <w:t>class</w:t>
      </w:r>
      <w:proofErr w:type="gramEnd"/>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App</w:t>
      </w:r>
      <w:r w:rsidRPr="00531809">
        <w:rPr>
          <w:rStyle w:val="hljs-class"/>
          <w:rFonts w:ascii="Consolas" w:hAnsi="Consolas"/>
          <w:color w:val="383A42"/>
          <w:sz w:val="21"/>
          <w:szCs w:val="21"/>
          <w:lang w:val="en-US"/>
        </w:rPr>
        <w:t xml:space="preserve"> </w:t>
      </w:r>
      <w:r w:rsidRPr="00531809">
        <w:rPr>
          <w:rStyle w:val="hljs-keyword"/>
          <w:rFonts w:ascii="Consolas" w:hAnsi="Consolas"/>
          <w:color w:val="C678DD"/>
          <w:sz w:val="21"/>
          <w:szCs w:val="21"/>
          <w:lang w:val="en-US"/>
        </w:rPr>
        <w:t>extends</w:t>
      </w:r>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React</w:t>
      </w:r>
      <w:r w:rsidRPr="00531809">
        <w:rPr>
          <w:rStyle w:val="hljs-class"/>
          <w:rFonts w:ascii="Consolas" w:hAnsi="Consolas"/>
          <w:color w:val="383A42"/>
          <w:sz w:val="21"/>
          <w:szCs w:val="21"/>
          <w:lang w:val="en-US"/>
        </w:rPr>
        <w:t>.</w:t>
      </w:r>
      <w:r w:rsidRPr="00531809">
        <w:rPr>
          <w:rStyle w:val="hljs-title"/>
          <w:rFonts w:ascii="Consolas" w:hAnsi="Consolas"/>
          <w:color w:val="CA8D3D"/>
          <w:sz w:val="21"/>
          <w:szCs w:val="21"/>
          <w:lang w:val="en-US"/>
        </w:rPr>
        <w:t>Component</w:t>
      </w:r>
      <w:r w:rsidRPr="00531809">
        <w:rPr>
          <w:rStyle w:val="hljs-class"/>
          <w:rFonts w:ascii="Consolas" w:hAnsi="Consolas"/>
          <w:color w:val="383A42"/>
          <w:sz w:val="21"/>
          <w:szCs w:val="21"/>
          <w:lang w:val="en-US"/>
        </w:rPr>
        <w:t xml:space="preserve"> </w:t>
      </w:r>
      <w:r w:rsidRPr="00531809">
        <w:rPr>
          <w:rStyle w:val="HTML"/>
          <w:rFonts w:ascii="Consolas" w:hAnsi="Consolas"/>
          <w:color w:val="383A42"/>
          <w:sz w:val="21"/>
          <w:szCs w:val="21"/>
          <w:lang w:val="en-US"/>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531809">
        <w:rPr>
          <w:rStyle w:val="HTML"/>
          <w:rFonts w:ascii="Consolas" w:hAnsi="Consolas"/>
          <w:color w:val="383A42"/>
          <w:sz w:val="21"/>
          <w:szCs w:val="21"/>
          <w:lang w:val="en-US"/>
        </w:rPr>
        <w:t xml:space="preserve">  </w:t>
      </w:r>
      <w:proofErr w:type="gramStart"/>
      <w:r w:rsidRPr="00AB4E01">
        <w:rPr>
          <w:rStyle w:val="hljs-title"/>
          <w:rFonts w:ascii="Consolas" w:hAnsi="Consolas"/>
          <w:color w:val="56B6C2"/>
          <w:sz w:val="21"/>
          <w:szCs w:val="21"/>
          <w:lang w:val="en-US"/>
        </w:rPr>
        <w:t>render</w:t>
      </w:r>
      <w:r w:rsidRPr="00AB4E01">
        <w:rPr>
          <w:rStyle w:val="hljs-function"/>
          <w:rFonts w:ascii="Consolas" w:hAnsi="Consolas"/>
          <w:color w:val="383A42"/>
          <w:sz w:val="21"/>
          <w:szCs w:val="21"/>
          <w:lang w:val="en-US"/>
        </w:rPr>
        <w:t>(</w:t>
      </w:r>
      <w:proofErr w:type="gramEnd"/>
      <w:r w:rsidRPr="00AB4E01">
        <w:rPr>
          <w:rStyle w:val="hljs-function"/>
          <w:rFonts w:ascii="Consolas" w:hAnsi="Consolas"/>
          <w:color w:val="383A42"/>
          <w:sz w:val="21"/>
          <w:szCs w:val="21"/>
          <w:lang w:val="en-US"/>
        </w:rPr>
        <w:t>)</w:t>
      </w: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keyword"/>
          <w:rFonts w:ascii="Consolas" w:hAnsi="Consolas"/>
          <w:color w:val="C678DD"/>
          <w:sz w:val="21"/>
          <w:szCs w:val="21"/>
          <w:lang w:val="en-US"/>
        </w:rPr>
        <w:t>return</w:t>
      </w:r>
      <w:proofErr w:type="gramEnd"/>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AB4E01">
        <w:rPr>
          <w:rStyle w:val="HTML"/>
          <w:rFonts w:ascii="Consolas" w:hAnsi="Consolas"/>
          <w:color w:val="383A42"/>
          <w:sz w:val="21"/>
          <w:szCs w:val="21"/>
          <w:lang w:val="en-US"/>
        </w:rPr>
        <w:lastRenderedPageBreak/>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div</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className</w:t>
      </w:r>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'App'</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AB4E01">
        <w:rPr>
          <w:rStyle w:val="x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DogImage</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x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div</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gramStart"/>
      <w:r w:rsidRPr="00AB4E01">
        <w:rPr>
          <w:rStyle w:val="hljs-keyword"/>
          <w:rFonts w:ascii="Consolas" w:hAnsi="Consolas"/>
          <w:color w:val="C678DD"/>
          <w:sz w:val="21"/>
          <w:szCs w:val="21"/>
          <w:lang w:val="en-US"/>
        </w:rPr>
        <w:t>export</w:t>
      </w:r>
      <w:proofErr w:type="gramEnd"/>
      <w:r w:rsidRPr="00AB4E01">
        <w:rPr>
          <w:rStyle w:val="HTML"/>
          <w:rFonts w:ascii="Consolas" w:hAnsi="Consolas"/>
          <w:color w:val="383A42"/>
          <w:sz w:val="21"/>
          <w:szCs w:val="21"/>
          <w:lang w:val="en-US"/>
        </w:rPr>
        <w:t xml:space="preserve"> </w:t>
      </w:r>
      <w:r w:rsidRPr="00AB4E01">
        <w:rPr>
          <w:rStyle w:val="hljs-keyword"/>
          <w:rFonts w:ascii="Consolas" w:hAnsi="Consolas"/>
          <w:color w:val="C678DD"/>
          <w:sz w:val="21"/>
          <w:szCs w:val="21"/>
          <w:lang w:val="en-US"/>
        </w:rPr>
        <w:t>default</w:t>
      </w:r>
      <w:r w:rsidRPr="00AB4E01">
        <w:rPr>
          <w:rStyle w:val="HTML"/>
          <w:rFonts w:ascii="Consolas" w:hAnsi="Consolas"/>
          <w:color w:val="383A42"/>
          <w:sz w:val="21"/>
          <w:szCs w:val="21"/>
          <w:lang w:val="en-US"/>
        </w:rPr>
        <w:t xml:space="preserve"> App; </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Импортируем пакеты </w:t>
      </w:r>
      <w:r>
        <w:rPr>
          <w:rStyle w:val="HTML"/>
          <w:rFonts w:ascii="Consolas" w:eastAsiaTheme="minorHAnsi" w:hAnsi="Consolas"/>
          <w:color w:val="383A42"/>
          <w:sz w:val="22"/>
          <w:szCs w:val="22"/>
          <w:shd w:val="clear" w:color="auto" w:fill="F7F9FC"/>
        </w:rPr>
        <w:t>react</w:t>
      </w:r>
      <w:r>
        <w:rPr>
          <w:rFonts w:ascii="Arial" w:hAnsi="Arial" w:cs="Arial"/>
          <w:color w:val="000000"/>
          <w:sz w:val="27"/>
          <w:szCs w:val="27"/>
        </w:rPr>
        <w:t>, </w:t>
      </w:r>
      <w:r>
        <w:rPr>
          <w:rStyle w:val="HTML"/>
          <w:rFonts w:ascii="Consolas" w:eastAsiaTheme="minorHAnsi" w:hAnsi="Consolas"/>
          <w:color w:val="383A42"/>
          <w:sz w:val="22"/>
          <w:szCs w:val="22"/>
          <w:shd w:val="clear" w:color="auto" w:fill="F7F9FC"/>
        </w:rPr>
        <w:t>react-dom</w:t>
      </w:r>
      <w:r>
        <w:rPr>
          <w:rFonts w:ascii="Arial" w:hAnsi="Arial" w:cs="Arial"/>
          <w:color w:val="000000"/>
          <w:sz w:val="27"/>
          <w:szCs w:val="27"/>
        </w:rPr>
        <w:t> и компонент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с указанием перед ними ключевого слова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После пропишем путь до этих файлов, используя относительный путь до файла.</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Компонент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вынесем в отдельный файл и экспортируем с помощью </w:t>
      </w:r>
      <w:r>
        <w:rPr>
          <w:rStyle w:val="HTML"/>
          <w:rFonts w:ascii="Consolas" w:eastAsiaTheme="minorHAnsi" w:hAnsi="Consolas"/>
          <w:color w:val="383A42"/>
          <w:sz w:val="22"/>
          <w:szCs w:val="22"/>
          <w:shd w:val="clear" w:color="auto" w:fill="F7F9FC"/>
        </w:rPr>
        <w:t>export default</w:t>
      </w:r>
      <w:r>
        <w:rPr>
          <w:rFonts w:ascii="Arial" w:hAnsi="Arial" w:cs="Arial"/>
          <w:color w:val="000000"/>
          <w:sz w:val="27"/>
          <w:szCs w:val="27"/>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AB4E01">
        <w:rPr>
          <w:rStyle w:val="code-blockclipboard"/>
          <w:color w:val="B8BDBF"/>
          <w:sz w:val="27"/>
          <w:szCs w:val="27"/>
          <w:lang w:val="en-US"/>
        </w:rPr>
        <w:t xml:space="preserve"> </w:t>
      </w:r>
      <w:r>
        <w:rPr>
          <w:rStyle w:val="code-blockclipboard"/>
          <w:color w:val="B8BDBF"/>
          <w:sz w:val="27"/>
          <w:szCs w:val="27"/>
        </w:rPr>
        <w:t>код</w:t>
      </w:r>
      <w:r w:rsidRPr="00AB4E01">
        <w:rPr>
          <w:rStyle w:val="code-blocklang"/>
          <w:color w:val="B8BDBF"/>
          <w:sz w:val="27"/>
          <w:szCs w:val="27"/>
          <w:lang w:val="en-US"/>
        </w:rPr>
        <w:t>JSX</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ljs-comment"/>
          <w:rFonts w:ascii="Consolas" w:hAnsi="Consolas"/>
          <w:i/>
          <w:iCs/>
          <w:color w:val="5C6370"/>
          <w:sz w:val="21"/>
          <w:szCs w:val="21"/>
          <w:lang w:val="en-US"/>
        </w:rPr>
        <w:t>// ./dog-image/dog-image.js</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class</w:t>
      </w:r>
      <w:proofErr w:type="gramEnd"/>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DogImage</w:t>
      </w:r>
      <w:r w:rsidRPr="00AB4E01">
        <w:rPr>
          <w:rStyle w:val="hljs-class"/>
          <w:rFonts w:ascii="Consolas" w:hAnsi="Consolas"/>
          <w:color w:val="383A42"/>
          <w:sz w:val="21"/>
          <w:szCs w:val="21"/>
          <w:lang w:val="en-US"/>
        </w:rPr>
        <w:t xml:space="preserve"> </w:t>
      </w:r>
      <w:r w:rsidRPr="00AB4E01">
        <w:rPr>
          <w:rStyle w:val="hljs-keyword"/>
          <w:rFonts w:ascii="Consolas" w:hAnsi="Consolas"/>
          <w:color w:val="C678DD"/>
          <w:sz w:val="21"/>
          <w:szCs w:val="21"/>
          <w:lang w:val="en-US"/>
        </w:rPr>
        <w:t>extends</w:t>
      </w:r>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React</w:t>
      </w:r>
      <w:r w:rsidRPr="00AB4E01">
        <w:rPr>
          <w:rStyle w:val="hljs-class"/>
          <w:rFonts w:ascii="Consolas" w:hAnsi="Consolas"/>
          <w:color w:val="383A42"/>
          <w:sz w:val="21"/>
          <w:szCs w:val="21"/>
          <w:lang w:val="en-US"/>
        </w:rPr>
        <w:t>.</w:t>
      </w:r>
      <w:r w:rsidRPr="00AB4E01">
        <w:rPr>
          <w:rStyle w:val="hljs-title"/>
          <w:rFonts w:ascii="Consolas" w:hAnsi="Consolas"/>
          <w:color w:val="CA8D3D"/>
          <w:sz w:val="21"/>
          <w:szCs w:val="21"/>
          <w:lang w:val="en-US"/>
        </w:rPr>
        <w:t>Component</w:t>
      </w:r>
      <w:r w:rsidRPr="00AB4E01">
        <w:rPr>
          <w:rStyle w:val="hljs-class"/>
          <w:rFonts w:ascii="Consolas" w:hAnsi="Consolas"/>
          <w:color w:val="383A42"/>
          <w:sz w:val="21"/>
          <w:szCs w:val="21"/>
          <w:lang w:val="en-US"/>
        </w:rPr>
        <w:t xml:space="preserve"> </w:t>
      </w:r>
      <w:r w:rsidRPr="00AB4E01">
        <w:rPr>
          <w:rStyle w:val="HTML"/>
          <w:rFonts w:ascii="Consolas" w:hAnsi="Consolas"/>
          <w:color w:val="383A42"/>
          <w:sz w:val="21"/>
          <w:szCs w:val="21"/>
          <w:lang w:val="en-US"/>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title"/>
          <w:rFonts w:ascii="Consolas" w:hAnsi="Consolas"/>
          <w:color w:val="56B6C2"/>
          <w:sz w:val="21"/>
          <w:szCs w:val="21"/>
          <w:lang w:val="en-US"/>
        </w:rPr>
        <w:t>render</w:t>
      </w:r>
      <w:r w:rsidRPr="00AB4E01">
        <w:rPr>
          <w:rStyle w:val="hljs-function"/>
          <w:rFonts w:ascii="Consolas" w:hAnsi="Consolas"/>
          <w:color w:val="383A42"/>
          <w:sz w:val="21"/>
          <w:szCs w:val="21"/>
          <w:lang w:val="en-US"/>
        </w:rPr>
        <w:t>(</w:t>
      </w:r>
      <w:proofErr w:type="gramEnd"/>
      <w:r w:rsidRPr="00AB4E01">
        <w:rPr>
          <w:rStyle w:val="hljs-function"/>
          <w:rFonts w:ascii="Consolas" w:hAnsi="Consolas"/>
          <w:color w:val="383A42"/>
          <w:sz w:val="21"/>
          <w:szCs w:val="21"/>
          <w:lang w:val="en-US"/>
        </w:rPr>
        <w:t>)</w:t>
      </w: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keyword"/>
          <w:rFonts w:ascii="Consolas" w:hAnsi="Consolas"/>
          <w:color w:val="C678DD"/>
          <w:sz w:val="21"/>
          <w:szCs w:val="21"/>
          <w:lang w:val="en-US"/>
        </w:rPr>
        <w:t>return</w:t>
      </w:r>
      <w:proofErr w:type="gramEnd"/>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img</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alt</w:t>
      </w:r>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w:t>
      </w:r>
      <w:r>
        <w:rPr>
          <w:rStyle w:val="hljs-string"/>
          <w:rFonts w:ascii="Consolas" w:hAnsi="Consolas"/>
          <w:color w:val="32A846"/>
          <w:sz w:val="21"/>
          <w:szCs w:val="21"/>
        </w:rPr>
        <w:t>Грустная</w:t>
      </w:r>
      <w:r w:rsidRPr="00AB4E01">
        <w:rPr>
          <w:rStyle w:val="hljs-string"/>
          <w:rFonts w:ascii="Consolas" w:hAnsi="Consolas"/>
          <w:color w:val="32A846"/>
          <w:sz w:val="21"/>
          <w:szCs w:val="21"/>
          <w:lang w:val="en-US"/>
        </w:rPr>
        <w:t xml:space="preserve"> </w:t>
      </w:r>
      <w:r>
        <w:rPr>
          <w:rStyle w:val="hljs-string"/>
          <w:rFonts w:ascii="Consolas" w:hAnsi="Consolas"/>
          <w:color w:val="32A846"/>
          <w:sz w:val="21"/>
          <w:szCs w:val="21"/>
        </w:rPr>
        <w:t>собачка</w:t>
      </w:r>
      <w:r w:rsidRPr="00AB4E01">
        <w:rPr>
          <w:rStyle w:val="hljs-string"/>
          <w:rFonts w:ascii="Consolas" w:hAnsi="Consolas"/>
          <w:color w:val="32A846"/>
          <w:sz w:val="21"/>
          <w:szCs w:val="21"/>
          <w:lang w:val="en-US"/>
        </w:rPr>
        <w:t>'</w:t>
      </w:r>
      <w:r w:rsidRPr="00AB4E01">
        <w:rPr>
          <w:rStyle w:val="hljs-tag"/>
          <w:rFonts w:ascii="Consolas" w:hAnsi="Consolas"/>
          <w:color w:val="383A42"/>
          <w:sz w:val="21"/>
          <w:szCs w:val="21"/>
          <w:lang w:val="en-US"/>
        </w:rPr>
        <w:t xml:space="preserve"> /&gt;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AB4E01">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keyword"/>
          <w:rFonts w:ascii="Consolas" w:hAnsi="Consolas"/>
          <w:color w:val="C678DD"/>
          <w:sz w:val="21"/>
          <w:szCs w:val="21"/>
        </w:rPr>
        <w:t>export</w:t>
      </w:r>
      <w:r>
        <w:rPr>
          <w:rStyle w:val="HTML"/>
          <w:rFonts w:ascii="Consolas" w:hAnsi="Consolas"/>
          <w:color w:val="383A42"/>
          <w:sz w:val="21"/>
          <w:szCs w:val="21"/>
        </w:rPr>
        <w:t xml:space="preserve"> </w:t>
      </w:r>
      <w:r>
        <w:rPr>
          <w:rStyle w:val="hljs-keyword"/>
          <w:rFonts w:ascii="Consolas" w:hAnsi="Consolas"/>
          <w:color w:val="C678DD"/>
          <w:sz w:val="21"/>
          <w:szCs w:val="21"/>
        </w:rPr>
        <w:t>default</w:t>
      </w:r>
      <w:r>
        <w:rPr>
          <w:rStyle w:val="HTML"/>
          <w:rFonts w:ascii="Consolas" w:hAnsi="Consolas"/>
          <w:color w:val="383A42"/>
          <w:sz w:val="21"/>
          <w:szCs w:val="21"/>
        </w:rPr>
        <w:t xml:space="preserve"> DogImage </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Таким же образом можно разделять, организовывать, импортировать и экспортировать компоненты внутри проекта.</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Такое разделение может показаться лишним, ведь компонент один и содержит в себе только изображение. Но в предыдущем уроке мы выяснили, что приложения становятся больше, а количество компонентов в них растёт. И вот уже добавляется новый компонент:</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App.js</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keyword"/>
          <w:rFonts w:ascii="Consolas" w:hAnsi="Consolas"/>
          <w:color w:val="C678DD"/>
          <w:sz w:val="21"/>
          <w:szCs w:val="21"/>
        </w:rPr>
        <w:t>import</w:t>
      </w:r>
      <w:r>
        <w:rPr>
          <w:rStyle w:val="HTML"/>
          <w:rFonts w:ascii="Consolas" w:hAnsi="Consolas"/>
          <w:color w:val="383A42"/>
          <w:sz w:val="21"/>
          <w:szCs w:val="21"/>
        </w:rPr>
        <w:t xml:space="preserve"> React </w:t>
      </w:r>
      <w:r>
        <w:rPr>
          <w:rStyle w:val="hljs-keyword"/>
          <w:rFonts w:ascii="Consolas" w:hAnsi="Consolas"/>
          <w:color w:val="C678DD"/>
          <w:sz w:val="21"/>
          <w:szCs w:val="21"/>
        </w:rPr>
        <w:t>from</w:t>
      </w:r>
      <w:r>
        <w:rPr>
          <w:rStyle w:val="HTML"/>
          <w:rFonts w:ascii="Consolas" w:hAnsi="Consolas"/>
          <w:color w:val="383A42"/>
          <w:sz w:val="21"/>
          <w:szCs w:val="21"/>
        </w:rPr>
        <w:t xml:space="preserve"> </w:t>
      </w:r>
      <w:r>
        <w:rPr>
          <w:rStyle w:val="hljs-string"/>
          <w:rFonts w:ascii="Consolas" w:hAnsi="Consolas"/>
          <w:color w:val="32A846"/>
          <w:sz w:val="21"/>
          <w:szCs w:val="21"/>
        </w:rPr>
        <w:t>'react'</w:t>
      </w:r>
      <w:r>
        <w:rPr>
          <w:rStyle w:val="HTML"/>
          <w:rFonts w:ascii="Consolas" w:hAnsi="Consolas"/>
          <w:color w:val="383A42"/>
          <w:sz w:val="21"/>
          <w:szCs w:val="21"/>
        </w:rPr>
        <w:t xml:space="preserve"> </w:t>
      </w:r>
      <w:r>
        <w:rPr>
          <w:rStyle w:val="hljs-comment"/>
          <w:rFonts w:ascii="Consolas" w:hAnsi="Consolas"/>
          <w:i/>
          <w:iCs/>
          <w:color w:val="5C6370"/>
          <w:sz w:val="21"/>
          <w:szCs w:val="21"/>
        </w:rPr>
        <w:t>// импорт библиотеки</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ReactDOM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'react-dom'</w:t>
      </w: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DogImage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'./dog-image/dog-image'</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Header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'./header/header'</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class</w:t>
      </w:r>
      <w:proofErr w:type="gramEnd"/>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App</w:t>
      </w:r>
      <w:r w:rsidRPr="00AB4E01">
        <w:rPr>
          <w:rStyle w:val="hljs-class"/>
          <w:rFonts w:ascii="Consolas" w:hAnsi="Consolas"/>
          <w:color w:val="383A42"/>
          <w:sz w:val="21"/>
          <w:szCs w:val="21"/>
          <w:lang w:val="en-US"/>
        </w:rPr>
        <w:t xml:space="preserve"> </w:t>
      </w:r>
      <w:r w:rsidRPr="00AB4E01">
        <w:rPr>
          <w:rStyle w:val="hljs-keyword"/>
          <w:rFonts w:ascii="Consolas" w:hAnsi="Consolas"/>
          <w:color w:val="C678DD"/>
          <w:sz w:val="21"/>
          <w:szCs w:val="21"/>
          <w:lang w:val="en-US"/>
        </w:rPr>
        <w:t>extends</w:t>
      </w:r>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React</w:t>
      </w:r>
      <w:r w:rsidRPr="00AB4E01">
        <w:rPr>
          <w:rStyle w:val="hljs-class"/>
          <w:rFonts w:ascii="Consolas" w:hAnsi="Consolas"/>
          <w:color w:val="383A42"/>
          <w:sz w:val="21"/>
          <w:szCs w:val="21"/>
          <w:lang w:val="en-US"/>
        </w:rPr>
        <w:t>.</w:t>
      </w:r>
      <w:r w:rsidRPr="00AB4E01">
        <w:rPr>
          <w:rStyle w:val="hljs-title"/>
          <w:rFonts w:ascii="Consolas" w:hAnsi="Consolas"/>
          <w:color w:val="CA8D3D"/>
          <w:sz w:val="21"/>
          <w:szCs w:val="21"/>
          <w:lang w:val="en-US"/>
        </w:rPr>
        <w:t>Component</w:t>
      </w:r>
      <w:r w:rsidRPr="00AB4E01">
        <w:rPr>
          <w:rStyle w:val="hljs-class"/>
          <w:rFonts w:ascii="Consolas" w:hAnsi="Consolas"/>
          <w:color w:val="383A42"/>
          <w:sz w:val="21"/>
          <w:szCs w:val="21"/>
          <w:lang w:val="en-US"/>
        </w:rPr>
        <w:t xml:space="preserve"> </w:t>
      </w:r>
      <w:r w:rsidRPr="00AB4E01">
        <w:rPr>
          <w:rStyle w:val="HTML"/>
          <w:rFonts w:ascii="Consolas" w:hAnsi="Consolas"/>
          <w:color w:val="383A42"/>
          <w:sz w:val="21"/>
          <w:szCs w:val="21"/>
          <w:lang w:val="en-US"/>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title"/>
          <w:rFonts w:ascii="Consolas" w:hAnsi="Consolas"/>
          <w:color w:val="56B6C2"/>
          <w:sz w:val="21"/>
          <w:szCs w:val="21"/>
          <w:lang w:val="en-US"/>
        </w:rPr>
        <w:t>render</w:t>
      </w:r>
      <w:r w:rsidRPr="00AB4E01">
        <w:rPr>
          <w:rStyle w:val="hljs-function"/>
          <w:rFonts w:ascii="Consolas" w:hAnsi="Consolas"/>
          <w:color w:val="383A42"/>
          <w:sz w:val="21"/>
          <w:szCs w:val="21"/>
          <w:lang w:val="en-US"/>
        </w:rPr>
        <w:t>(</w:t>
      </w:r>
      <w:proofErr w:type="gramEnd"/>
      <w:r w:rsidRPr="00AB4E01">
        <w:rPr>
          <w:rStyle w:val="hljs-function"/>
          <w:rFonts w:ascii="Consolas" w:hAnsi="Consolas"/>
          <w:color w:val="383A42"/>
          <w:sz w:val="21"/>
          <w:szCs w:val="21"/>
          <w:lang w:val="en-US"/>
        </w:rPr>
        <w:t>)</w:t>
      </w: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keyword"/>
          <w:rFonts w:ascii="Consolas" w:hAnsi="Consolas"/>
          <w:color w:val="C678DD"/>
          <w:sz w:val="21"/>
          <w:szCs w:val="21"/>
          <w:lang w:val="en-US"/>
        </w:rPr>
        <w:t>return</w:t>
      </w:r>
      <w:proofErr w:type="gramEnd"/>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AB4E01">
        <w:rPr>
          <w:rStyle w:val="HTML"/>
          <w:rFonts w:ascii="Consolas" w:hAnsi="Consolas"/>
          <w:color w:val="383A42"/>
          <w:sz w:val="21"/>
          <w:szCs w:val="21"/>
          <w:lang w:val="en-US"/>
        </w:rPr>
        <w:lastRenderedPageBreak/>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div</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className</w:t>
      </w:r>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'App'</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AB4E01">
        <w:rPr>
          <w:rStyle w:val="x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Header</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AB4E01">
        <w:rPr>
          <w:rStyle w:val="x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DogImage</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x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div</w:t>
      </w:r>
      <w:r w:rsidRPr="00AB4E01">
        <w:rPr>
          <w:rStyle w:val="hljs-tag"/>
          <w:rFonts w:ascii="Consolas" w:hAnsi="Consolas"/>
          <w:color w:val="383A42"/>
          <w:sz w:val="21"/>
          <w:szCs w:val="21"/>
          <w:lang w:val="en-US"/>
        </w:rPr>
        <w:t>&gt;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export</w:t>
      </w:r>
      <w:proofErr w:type="gramEnd"/>
      <w:r w:rsidRPr="00AB4E01">
        <w:rPr>
          <w:rStyle w:val="HTML"/>
          <w:rFonts w:ascii="Consolas" w:hAnsi="Consolas"/>
          <w:color w:val="383A42"/>
          <w:sz w:val="21"/>
          <w:szCs w:val="21"/>
          <w:lang w:val="en-US"/>
        </w:rPr>
        <w:t xml:space="preserve"> </w:t>
      </w:r>
      <w:r w:rsidRPr="00AB4E01">
        <w:rPr>
          <w:rStyle w:val="hljs-keyword"/>
          <w:rFonts w:ascii="Consolas" w:hAnsi="Consolas"/>
          <w:color w:val="C678DD"/>
          <w:sz w:val="21"/>
          <w:szCs w:val="21"/>
          <w:lang w:val="en-US"/>
        </w:rPr>
        <w:t>default</w:t>
      </w:r>
      <w:r w:rsidRPr="00AB4E01">
        <w:rPr>
          <w:rStyle w:val="HTML"/>
          <w:rFonts w:ascii="Consolas" w:hAnsi="Consolas"/>
          <w:color w:val="383A42"/>
          <w:sz w:val="21"/>
          <w:szCs w:val="21"/>
          <w:lang w:val="en-US"/>
        </w:rPr>
        <w:t xml:space="preserve"> App;</w:t>
      </w:r>
    </w:p>
    <w:p w:rsidR="00531809" w:rsidRPr="00AB4E01"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./header/header.js</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531809" w:rsidRP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531809">
        <w:rPr>
          <w:rStyle w:val="hljs-keyword"/>
          <w:rFonts w:ascii="Consolas" w:hAnsi="Consolas"/>
          <w:color w:val="C678DD"/>
          <w:sz w:val="21"/>
          <w:szCs w:val="21"/>
          <w:lang w:val="en-US"/>
        </w:rPr>
        <w:t>class</w:t>
      </w:r>
      <w:proofErr w:type="gramEnd"/>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Header</w:t>
      </w:r>
      <w:r w:rsidRPr="00531809">
        <w:rPr>
          <w:rStyle w:val="hljs-class"/>
          <w:rFonts w:ascii="Consolas" w:hAnsi="Consolas"/>
          <w:color w:val="383A42"/>
          <w:sz w:val="21"/>
          <w:szCs w:val="21"/>
          <w:lang w:val="en-US"/>
        </w:rPr>
        <w:t xml:space="preserve"> </w:t>
      </w:r>
      <w:r w:rsidRPr="00531809">
        <w:rPr>
          <w:rStyle w:val="hljs-keyword"/>
          <w:rFonts w:ascii="Consolas" w:hAnsi="Consolas"/>
          <w:color w:val="C678DD"/>
          <w:sz w:val="21"/>
          <w:szCs w:val="21"/>
          <w:lang w:val="en-US"/>
        </w:rPr>
        <w:t>extends</w:t>
      </w:r>
      <w:r w:rsidRPr="00531809">
        <w:rPr>
          <w:rStyle w:val="hljs-class"/>
          <w:rFonts w:ascii="Consolas" w:hAnsi="Consolas"/>
          <w:color w:val="383A42"/>
          <w:sz w:val="21"/>
          <w:szCs w:val="21"/>
          <w:lang w:val="en-US"/>
        </w:rPr>
        <w:t xml:space="preserve"> </w:t>
      </w:r>
      <w:r w:rsidRPr="00531809">
        <w:rPr>
          <w:rStyle w:val="hljs-title"/>
          <w:rFonts w:ascii="Consolas" w:hAnsi="Consolas"/>
          <w:color w:val="CA8D3D"/>
          <w:sz w:val="21"/>
          <w:szCs w:val="21"/>
          <w:lang w:val="en-US"/>
        </w:rPr>
        <w:t>React</w:t>
      </w:r>
      <w:r w:rsidRPr="00531809">
        <w:rPr>
          <w:rStyle w:val="hljs-class"/>
          <w:rFonts w:ascii="Consolas" w:hAnsi="Consolas"/>
          <w:color w:val="383A42"/>
          <w:sz w:val="21"/>
          <w:szCs w:val="21"/>
          <w:lang w:val="en-US"/>
        </w:rPr>
        <w:t>.</w:t>
      </w:r>
      <w:r w:rsidRPr="00531809">
        <w:rPr>
          <w:rStyle w:val="hljs-title"/>
          <w:rFonts w:ascii="Consolas" w:hAnsi="Consolas"/>
          <w:color w:val="CA8D3D"/>
          <w:sz w:val="21"/>
          <w:szCs w:val="21"/>
          <w:lang w:val="en-US"/>
        </w:rPr>
        <w:t>Component</w:t>
      </w:r>
      <w:r w:rsidRPr="00531809">
        <w:rPr>
          <w:rStyle w:val="hljs-class"/>
          <w:rFonts w:ascii="Consolas" w:hAnsi="Consolas"/>
          <w:color w:val="383A42"/>
          <w:sz w:val="21"/>
          <w:szCs w:val="21"/>
          <w:lang w:val="en-US"/>
        </w:rPr>
        <w:t xml:space="preserve"> </w:t>
      </w:r>
      <w:r w:rsidRPr="00531809">
        <w:rPr>
          <w:rStyle w:val="HTML"/>
          <w:rFonts w:ascii="Consolas" w:hAnsi="Consolas"/>
          <w:color w:val="383A42"/>
          <w:sz w:val="21"/>
          <w:szCs w:val="21"/>
          <w:lang w:val="en-US"/>
        </w:rPr>
        <w: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531809">
        <w:rPr>
          <w:rStyle w:val="HTML"/>
          <w:rFonts w:ascii="Consolas" w:hAnsi="Consolas"/>
          <w:color w:val="383A42"/>
          <w:sz w:val="21"/>
          <w:szCs w:val="21"/>
          <w:lang w:val="en-US"/>
        </w:rPr>
        <w:t xml:space="preserve">  </w:t>
      </w:r>
      <w:proofErr w:type="gramStart"/>
      <w:r>
        <w:rPr>
          <w:rStyle w:val="hljs-title"/>
          <w:rFonts w:ascii="Consolas" w:hAnsi="Consolas"/>
          <w:color w:val="56B6C2"/>
          <w:sz w:val="21"/>
          <w:szCs w:val="21"/>
        </w:rPr>
        <w:t>render</w:t>
      </w:r>
      <w:r>
        <w:rPr>
          <w:rStyle w:val="hljs-function"/>
          <w:rFonts w:ascii="Consolas" w:hAnsi="Consolas"/>
          <w:color w:val="383A42"/>
          <w:sz w:val="21"/>
          <w:szCs w:val="21"/>
        </w:rPr>
        <w:t>(</w:t>
      </w:r>
      <w:proofErr w:type="gramEnd"/>
      <w:r>
        <w:rPr>
          <w:rStyle w:val="hljs-function"/>
          <w:rFonts w:ascii="Consolas" w:hAnsi="Consolas"/>
          <w:color w:val="383A42"/>
          <w:sz w:val="21"/>
          <w:szCs w:val="21"/>
        </w:rPr>
        <w:t>)</w:t>
      </w:r>
      <w:r>
        <w:rPr>
          <w:rStyle w:val="HTML"/>
          <w:rFonts w:ascii="Consolas" w:hAnsi="Consolas"/>
          <w:color w:val="383A42"/>
          <w:sz w:val="21"/>
          <w:szCs w:val="21"/>
        </w:rPr>
        <w:t xml:space="preserve"> {</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keyword"/>
          <w:rFonts w:ascii="Consolas" w:hAnsi="Consolas"/>
          <w:color w:val="C678DD"/>
          <w:sz w:val="21"/>
          <w:szCs w:val="21"/>
        </w:rPr>
        <w:t>return</w:t>
      </w:r>
      <w:r>
        <w:rPr>
          <w:rStyle w:val="HTML"/>
          <w:rFonts w:ascii="Consolas" w:hAnsi="Consolas"/>
          <w:color w:val="383A42"/>
          <w:sz w:val="21"/>
          <w:szCs w:val="21"/>
        </w:rPr>
        <w:t xml:space="preserve"> (</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Pr>
          <w:rStyle w:val="HTML"/>
          <w:rFonts w:ascii="Consolas" w:hAnsi="Consolas"/>
          <w:color w:val="383A42"/>
          <w:sz w:val="21"/>
          <w:szCs w:val="21"/>
        </w:rPr>
        <w:t xml:space="preserve">            </w:t>
      </w:r>
      <w:r>
        <w:rPr>
          <w:rStyle w:val="hljs-tag"/>
          <w:rFonts w:ascii="Consolas" w:hAnsi="Consolas"/>
          <w:color w:val="383A42"/>
          <w:sz w:val="21"/>
          <w:szCs w:val="21"/>
        </w:rPr>
        <w:t>&lt;</w:t>
      </w:r>
      <w:r>
        <w:rPr>
          <w:rStyle w:val="hljs-name"/>
          <w:rFonts w:ascii="Consolas" w:hAnsi="Consolas"/>
          <w:color w:val="FF4040"/>
          <w:sz w:val="21"/>
          <w:szCs w:val="21"/>
        </w:rPr>
        <w:t>h1</w:t>
      </w:r>
      <w:r>
        <w:rPr>
          <w:rStyle w:val="hljs-tag"/>
          <w:rFonts w:ascii="Consolas" w:hAnsi="Consolas"/>
          <w:color w:val="383A42"/>
          <w:sz w:val="21"/>
          <w:szCs w:val="21"/>
        </w:rPr>
        <w:t>&gt;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Pr>
          <w:rStyle w:val="xml"/>
          <w:rFonts w:ascii="Consolas" w:hAnsi="Consolas"/>
          <w:color w:val="383A42"/>
          <w:sz w:val="21"/>
          <w:szCs w:val="21"/>
        </w:rPr>
        <w:t xml:space="preserve">                Мемы и искусство</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xml"/>
          <w:rFonts w:ascii="Consolas" w:hAnsi="Consolas"/>
          <w:color w:val="383A42"/>
          <w:sz w:val="21"/>
          <w:szCs w:val="21"/>
        </w:rPr>
        <w:t xml:space="preserve">            </w:t>
      </w:r>
      <w:r>
        <w:rPr>
          <w:rStyle w:val="hljs-tag"/>
          <w:rFonts w:ascii="Consolas" w:hAnsi="Consolas"/>
          <w:color w:val="383A42"/>
          <w:sz w:val="21"/>
          <w:szCs w:val="21"/>
        </w:rPr>
        <w:t>&lt;/</w:t>
      </w:r>
      <w:r>
        <w:rPr>
          <w:rStyle w:val="hljs-name"/>
          <w:rFonts w:ascii="Consolas" w:hAnsi="Consolas"/>
          <w:color w:val="FF4040"/>
          <w:sz w:val="21"/>
          <w:szCs w:val="21"/>
        </w:rPr>
        <w:t>h1</w:t>
      </w:r>
      <w:r>
        <w:rPr>
          <w:rStyle w:val="hljs-tag"/>
          <w:rFonts w:ascii="Consolas" w:hAnsi="Consolas"/>
          <w:color w:val="383A42"/>
          <w:sz w:val="21"/>
          <w:szCs w:val="21"/>
        </w:rPr>
        <w:t>&gt;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531809" w:rsidRDefault="00531809" w:rsidP="0053180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ljs-keyword"/>
          <w:rFonts w:ascii="Consolas" w:hAnsi="Consolas"/>
          <w:color w:val="C678DD"/>
          <w:sz w:val="21"/>
          <w:szCs w:val="21"/>
        </w:rPr>
        <w:t>export</w:t>
      </w:r>
      <w:r>
        <w:rPr>
          <w:rStyle w:val="HTML"/>
          <w:rFonts w:ascii="Consolas" w:hAnsi="Consolas"/>
          <w:color w:val="383A42"/>
          <w:sz w:val="21"/>
          <w:szCs w:val="21"/>
        </w:rPr>
        <w:t xml:space="preserve"> </w:t>
      </w:r>
      <w:r>
        <w:rPr>
          <w:rStyle w:val="hljs-keyword"/>
          <w:rFonts w:ascii="Consolas" w:hAnsi="Consolas"/>
          <w:color w:val="C678DD"/>
          <w:sz w:val="21"/>
          <w:szCs w:val="21"/>
        </w:rPr>
        <w:t>default</w:t>
      </w:r>
      <w:r>
        <w:rPr>
          <w:rStyle w:val="HTML"/>
          <w:rFonts w:ascii="Consolas" w:hAnsi="Consolas"/>
          <w:color w:val="383A42"/>
          <w:sz w:val="21"/>
          <w:szCs w:val="21"/>
        </w:rPr>
        <w:t xml:space="preserve"> Header </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Конструкции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export</w:t>
      </w:r>
      <w:r>
        <w:rPr>
          <w:rFonts w:ascii="Arial" w:hAnsi="Arial" w:cs="Arial"/>
          <w:color w:val="000000"/>
          <w:sz w:val="27"/>
          <w:szCs w:val="27"/>
        </w:rPr>
        <w:t> помогают соединить всю структуру из компонентов. Пока проект небольшой, это незаметно. Но лучше сразу позаботиться о файловой структуре и взаимодействии между компонентами. В дальнейшем, когда вы уже будете понимать размер написанного кода, не придётся заниматься монотонным рефакторингом.</w:t>
      </w:r>
    </w:p>
    <w:p w:rsidR="00531809" w:rsidRDefault="00531809" w:rsidP="00531809">
      <w:pPr>
        <w:shd w:val="clear" w:color="auto" w:fill="FFFFFF"/>
        <w:rPr>
          <w:rFonts w:ascii="Arial" w:hAnsi="Arial" w:cs="Arial"/>
          <w:color w:val="000000"/>
          <w:sz w:val="27"/>
          <w:szCs w:val="27"/>
        </w:rPr>
      </w:pPr>
      <w:r>
        <w:rPr>
          <w:rFonts w:ascii="Arial" w:hAnsi="Arial" w:cs="Arial"/>
          <w:color w:val="000000"/>
          <w:sz w:val="27"/>
          <w:szCs w:val="27"/>
        </w:rPr>
        <w:t>В следующих уроках расскажем про работу с CSS-кодом и изображениями.</w:t>
      </w:r>
    </w:p>
    <w:p w:rsidR="00AB4E01" w:rsidRDefault="00AB4E01" w:rsidP="00AB4E01">
      <w:pPr>
        <w:pStyle w:val="1"/>
        <w:shd w:val="clear" w:color="auto" w:fill="FFFFFF"/>
        <w:rPr>
          <w:color w:val="000000"/>
        </w:rPr>
      </w:pPr>
      <w:r>
        <w:rPr>
          <w:color w:val="000000"/>
        </w:rPr>
        <w:t>Использование изображений</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В предыдущем уроке мы добавили компонент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и экспортировали его:</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AB4E01">
        <w:rPr>
          <w:rStyle w:val="code-blockclipboard"/>
          <w:color w:val="B8BDBF"/>
          <w:sz w:val="27"/>
          <w:szCs w:val="27"/>
          <w:lang w:val="en-US"/>
        </w:rPr>
        <w:t xml:space="preserve"> </w:t>
      </w:r>
      <w:r>
        <w:rPr>
          <w:rStyle w:val="code-blockclipboard"/>
          <w:color w:val="B8BDBF"/>
          <w:sz w:val="27"/>
          <w:szCs w:val="27"/>
        </w:rPr>
        <w:t>код</w:t>
      </w:r>
      <w:r w:rsidRPr="00AB4E01">
        <w:rPr>
          <w:rStyle w:val="code-blocklang"/>
          <w:color w:val="B8BDBF"/>
          <w:sz w:val="27"/>
          <w:szCs w:val="27"/>
          <w:lang w:val="en-US"/>
        </w:rPr>
        <w:t>JSX</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ljs-comment"/>
          <w:rFonts w:ascii="Consolas" w:hAnsi="Consolas"/>
          <w:i/>
          <w:iCs/>
          <w:color w:val="5C6370"/>
          <w:sz w:val="21"/>
          <w:szCs w:val="21"/>
          <w:lang w:val="en-US"/>
        </w:rPr>
        <w:t>// ./dog-image/dog-image.js</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React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'react'</w:t>
      </w:r>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class</w:t>
      </w:r>
      <w:proofErr w:type="gramEnd"/>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DogImage</w:t>
      </w:r>
      <w:r w:rsidRPr="00AB4E01">
        <w:rPr>
          <w:rStyle w:val="hljs-class"/>
          <w:rFonts w:ascii="Consolas" w:hAnsi="Consolas"/>
          <w:color w:val="383A42"/>
          <w:sz w:val="21"/>
          <w:szCs w:val="21"/>
          <w:lang w:val="en-US"/>
        </w:rPr>
        <w:t xml:space="preserve"> </w:t>
      </w:r>
      <w:r w:rsidRPr="00AB4E01">
        <w:rPr>
          <w:rStyle w:val="hljs-keyword"/>
          <w:rFonts w:ascii="Consolas" w:hAnsi="Consolas"/>
          <w:color w:val="C678DD"/>
          <w:sz w:val="21"/>
          <w:szCs w:val="21"/>
          <w:lang w:val="en-US"/>
        </w:rPr>
        <w:t>extends</w:t>
      </w:r>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React</w:t>
      </w:r>
      <w:r w:rsidRPr="00AB4E01">
        <w:rPr>
          <w:rStyle w:val="hljs-class"/>
          <w:rFonts w:ascii="Consolas" w:hAnsi="Consolas"/>
          <w:color w:val="383A42"/>
          <w:sz w:val="21"/>
          <w:szCs w:val="21"/>
          <w:lang w:val="en-US"/>
        </w:rPr>
        <w:t>.</w:t>
      </w:r>
      <w:r w:rsidRPr="00AB4E01">
        <w:rPr>
          <w:rStyle w:val="hljs-title"/>
          <w:rFonts w:ascii="Consolas" w:hAnsi="Consolas"/>
          <w:color w:val="CA8D3D"/>
          <w:sz w:val="21"/>
          <w:szCs w:val="21"/>
          <w:lang w:val="en-US"/>
        </w:rPr>
        <w:t>Component</w:t>
      </w:r>
      <w:r w:rsidRPr="00AB4E01">
        <w:rPr>
          <w:rStyle w:val="hljs-class"/>
          <w:rFonts w:ascii="Consolas" w:hAnsi="Consolas"/>
          <w:color w:val="383A42"/>
          <w:sz w:val="21"/>
          <w:szCs w:val="21"/>
          <w:lang w:val="en-US"/>
        </w:rPr>
        <w:t xml:space="preserve"> </w:t>
      </w:r>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title"/>
          <w:rFonts w:ascii="Consolas" w:hAnsi="Consolas"/>
          <w:color w:val="56B6C2"/>
          <w:sz w:val="21"/>
          <w:szCs w:val="21"/>
          <w:lang w:val="en-US"/>
        </w:rPr>
        <w:t>render</w:t>
      </w:r>
      <w:r w:rsidRPr="00AB4E01">
        <w:rPr>
          <w:rStyle w:val="hljs-function"/>
          <w:rFonts w:ascii="Consolas" w:hAnsi="Consolas"/>
          <w:color w:val="383A42"/>
          <w:sz w:val="21"/>
          <w:szCs w:val="21"/>
          <w:lang w:val="en-US"/>
        </w:rPr>
        <w:t>(</w:t>
      </w:r>
      <w:proofErr w:type="gramEnd"/>
      <w:r w:rsidRPr="00AB4E01">
        <w:rPr>
          <w:rStyle w:val="hljs-function"/>
          <w:rFonts w:ascii="Consolas" w:hAnsi="Consolas"/>
          <w:color w:val="383A42"/>
          <w:sz w:val="21"/>
          <w:szCs w:val="21"/>
          <w:lang w:val="en-US"/>
        </w:rPr>
        <w:t>)</w:t>
      </w:r>
      <w:r w:rsidRPr="00AB4E01">
        <w:rPr>
          <w:rStyle w:val="HTML"/>
          <w:rFonts w:ascii="Consolas" w:hAnsi="Consolas"/>
          <w:color w:val="383A42"/>
          <w:sz w:val="21"/>
          <w:szCs w:val="21"/>
          <w:lang w:val="en-US"/>
        </w:rPr>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keyword"/>
          <w:rFonts w:ascii="Consolas" w:hAnsi="Consolas"/>
          <w:color w:val="C678DD"/>
          <w:sz w:val="21"/>
          <w:szCs w:val="21"/>
          <w:lang w:val="en-US"/>
        </w:rPr>
        <w:t>return</w:t>
      </w:r>
      <w:proofErr w:type="gramEnd"/>
      <w:r w:rsidRPr="00AB4E01">
        <w:rPr>
          <w:rStyle w:val="HTML"/>
          <w:rFonts w:ascii="Consolas" w:hAnsi="Consolas"/>
          <w:color w:val="383A42"/>
          <w:sz w:val="21"/>
          <w:szCs w:val="21"/>
          <w:lang w:val="en-US"/>
        </w:rPr>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img</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alt</w:t>
      </w:r>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w:t>
      </w:r>
      <w:r>
        <w:rPr>
          <w:rStyle w:val="hljs-string"/>
          <w:rFonts w:ascii="Consolas" w:hAnsi="Consolas"/>
          <w:color w:val="32A846"/>
          <w:sz w:val="21"/>
          <w:szCs w:val="21"/>
        </w:rPr>
        <w:t>Грустная</w:t>
      </w:r>
      <w:r w:rsidRPr="00AB4E01">
        <w:rPr>
          <w:rStyle w:val="hljs-string"/>
          <w:rFonts w:ascii="Consolas" w:hAnsi="Consolas"/>
          <w:color w:val="32A846"/>
          <w:sz w:val="21"/>
          <w:szCs w:val="21"/>
          <w:lang w:val="en-US"/>
        </w:rPr>
        <w:t xml:space="preserve"> </w:t>
      </w:r>
      <w:r>
        <w:rPr>
          <w:rStyle w:val="hljs-string"/>
          <w:rFonts w:ascii="Consolas" w:hAnsi="Consolas"/>
          <w:color w:val="32A846"/>
          <w:sz w:val="21"/>
          <w:szCs w:val="21"/>
        </w:rPr>
        <w:t>собачка</w:t>
      </w:r>
      <w:r w:rsidRPr="00AB4E01">
        <w:rPr>
          <w:rStyle w:val="hljs-string"/>
          <w:rFonts w:ascii="Consolas" w:hAnsi="Consolas"/>
          <w:color w:val="32A846"/>
          <w:sz w:val="21"/>
          <w:szCs w:val="21"/>
          <w:lang w:val="en-US"/>
        </w:rPr>
        <w:t>'</w:t>
      </w:r>
      <w:r w:rsidRPr="00AB4E01">
        <w:rPr>
          <w:rStyle w:val="hljs-tag"/>
          <w:rFonts w:ascii="Consolas" w:hAnsi="Consolas"/>
          <w:color w:val="383A42"/>
          <w:sz w:val="21"/>
          <w:szCs w:val="21"/>
          <w:lang w:val="en-US"/>
        </w:rPr>
        <w:t xml:space="preserve"> /&gt;</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AB4E01">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keyword"/>
          <w:rFonts w:ascii="Consolas" w:hAnsi="Consolas"/>
          <w:color w:val="C678DD"/>
          <w:sz w:val="21"/>
          <w:szCs w:val="21"/>
        </w:rPr>
        <w:t>export</w:t>
      </w:r>
      <w:r>
        <w:rPr>
          <w:rStyle w:val="HTML"/>
          <w:rFonts w:ascii="Consolas" w:hAnsi="Consolas"/>
          <w:color w:val="383A42"/>
          <w:sz w:val="21"/>
          <w:szCs w:val="21"/>
        </w:rPr>
        <w:t xml:space="preserve"> </w:t>
      </w:r>
      <w:r>
        <w:rPr>
          <w:rStyle w:val="hljs-keyword"/>
          <w:rFonts w:ascii="Consolas" w:hAnsi="Consolas"/>
          <w:color w:val="C678DD"/>
          <w:sz w:val="21"/>
          <w:szCs w:val="21"/>
        </w:rPr>
        <w:t>default</w:t>
      </w:r>
      <w:r>
        <w:rPr>
          <w:rStyle w:val="HTML"/>
          <w:rFonts w:ascii="Consolas" w:hAnsi="Consolas"/>
          <w:color w:val="383A42"/>
          <w:sz w:val="21"/>
          <w:szCs w:val="21"/>
        </w:rPr>
        <w:t xml:space="preserve"> DogImage</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Кажется, что без атрибута </w:t>
      </w:r>
      <w:r>
        <w:rPr>
          <w:rStyle w:val="HTML"/>
          <w:rFonts w:ascii="Consolas" w:eastAsiaTheme="minorHAnsi" w:hAnsi="Consolas"/>
          <w:color w:val="383A42"/>
          <w:sz w:val="22"/>
          <w:szCs w:val="22"/>
          <w:shd w:val="clear" w:color="auto" w:fill="F7F9FC"/>
        </w:rPr>
        <w:t>src</w:t>
      </w:r>
      <w:r>
        <w:rPr>
          <w:rFonts w:ascii="Arial" w:hAnsi="Arial" w:cs="Arial"/>
          <w:color w:val="000000"/>
          <w:sz w:val="27"/>
          <w:szCs w:val="27"/>
        </w:rPr>
        <w:t> браузер не отрисует картинку. Если попробовать установить значение атрибуту </w:t>
      </w:r>
      <w:r>
        <w:rPr>
          <w:rStyle w:val="HTML"/>
          <w:rFonts w:ascii="Consolas" w:eastAsiaTheme="minorHAnsi" w:hAnsi="Consolas"/>
          <w:color w:val="383A42"/>
          <w:sz w:val="22"/>
          <w:szCs w:val="22"/>
          <w:shd w:val="clear" w:color="auto" w:fill="F7F9FC"/>
        </w:rPr>
        <w:t>src</w:t>
      </w:r>
      <w:r>
        <w:rPr>
          <w:rFonts w:ascii="Arial" w:hAnsi="Arial" w:cs="Arial"/>
          <w:color w:val="000000"/>
          <w:sz w:val="27"/>
          <w:szCs w:val="27"/>
        </w:rPr>
        <w:t> в виде относительного пути до изображения — оно также не отобразится. Дело в том, что Webpack </w:t>
      </w:r>
      <w:r>
        <w:rPr>
          <w:rStyle w:val="element-hintwrapper"/>
          <w:rFonts w:ascii="Arial" w:hAnsi="Arial" w:cs="Arial"/>
          <w:color w:val="000000"/>
          <w:sz w:val="27"/>
          <w:szCs w:val="27"/>
        </w:rPr>
        <w:t>хеширует</w:t>
      </w:r>
      <w:r>
        <w:rPr>
          <w:rFonts w:ascii="Arial" w:hAnsi="Arial" w:cs="Arial"/>
          <w:color w:val="000000"/>
          <w:sz w:val="27"/>
          <w:szCs w:val="27"/>
        </w:rPr>
        <w:t> файлы при сборке проекта. Имя файла при хешировании изменяется, поэтому статически указанный путь в </w:t>
      </w:r>
      <w:r>
        <w:rPr>
          <w:rStyle w:val="HTML"/>
          <w:rFonts w:ascii="Consolas" w:eastAsiaTheme="minorHAnsi" w:hAnsi="Consolas"/>
          <w:color w:val="383A42"/>
          <w:sz w:val="22"/>
          <w:szCs w:val="22"/>
          <w:shd w:val="clear" w:color="auto" w:fill="F7F9FC"/>
        </w:rPr>
        <w:t>src</w:t>
      </w:r>
      <w:r>
        <w:rPr>
          <w:rFonts w:ascii="Arial" w:hAnsi="Arial" w:cs="Arial"/>
          <w:color w:val="000000"/>
          <w:sz w:val="27"/>
          <w:szCs w:val="27"/>
        </w:rPr>
        <w:t> не сможет найти изображение, имя файла которого изменилось.</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Это не очередная шутка от разработчиков, а оптимизация процесса сборки проекта и работы с кешем браузера. Если файл изменился — Webpack изменит его хеш, а браузер обновит этот файл в кеше. Конечные пользователи приложения будут получать его актуальную версию, а проблема устаревших файлов в кеше браузера их не затронет.</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Научиться работать с файлами изображений по правилам Webpack поможет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Создадим директорию </w:t>
      </w:r>
      <w:r>
        <w:rPr>
          <w:rStyle w:val="HTML"/>
          <w:rFonts w:ascii="Consolas" w:eastAsiaTheme="minorHAnsi" w:hAnsi="Consolas"/>
          <w:color w:val="383A42"/>
          <w:sz w:val="22"/>
          <w:szCs w:val="22"/>
          <w:shd w:val="clear" w:color="auto" w:fill="F7F9FC"/>
        </w:rPr>
        <w:t>images/</w:t>
      </w:r>
      <w:r>
        <w:rPr>
          <w:rFonts w:ascii="Arial" w:hAnsi="Arial" w:cs="Arial"/>
          <w:color w:val="000000"/>
          <w:sz w:val="27"/>
          <w:szCs w:val="27"/>
        </w:rPr>
        <w:t> в проекте и разместим в ней изображение </w:t>
      </w:r>
      <w:r>
        <w:rPr>
          <w:rStyle w:val="HTML"/>
          <w:rFonts w:ascii="Consolas" w:eastAsiaTheme="minorHAnsi" w:hAnsi="Consolas"/>
          <w:color w:val="383A42"/>
          <w:sz w:val="22"/>
          <w:szCs w:val="22"/>
          <w:shd w:val="clear" w:color="auto" w:fill="F7F9FC"/>
        </w:rPr>
        <w:t>dog-image.jpg</w:t>
      </w:r>
      <w:r>
        <w:rPr>
          <w:rFonts w:ascii="Arial" w:hAnsi="Arial" w:cs="Arial"/>
          <w:color w:val="000000"/>
          <w:sz w:val="27"/>
          <w:szCs w:val="27"/>
        </w:rPr>
        <w:t>:</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src/</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components/ </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dog-image/</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  └</w:t>
      </w:r>
      <w:proofErr w:type="gramEnd"/>
      <w:r>
        <w:rPr>
          <w:rStyle w:val="HTML"/>
          <w:rFonts w:ascii="Consolas" w:hAnsi="Consolas"/>
          <w:color w:val="383A42"/>
          <w:sz w:val="21"/>
          <w:szCs w:val="21"/>
        </w:rPr>
        <w:t>── dog-image.js</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header.js</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 xml:space="preserve">   &lt;</w:t>
      </w:r>
      <w:proofErr w:type="gramEnd"/>
      <w:r>
        <w:rPr>
          <w:rStyle w:val="HTML"/>
          <w:rFonts w:ascii="Consolas" w:hAnsi="Consolas"/>
          <w:color w:val="383A42"/>
          <w:sz w:val="21"/>
          <w:szCs w:val="21"/>
        </w:rPr>
        <w:t>!-- остальные компоненты, файлы для тестирования --&gt;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r w:rsidRPr="00AB4E01">
        <w:rPr>
          <w:rStyle w:val="HTML"/>
          <w:rFonts w:ascii="Consolas" w:hAnsi="Consolas"/>
          <w:color w:val="383A42"/>
          <w:sz w:val="21"/>
          <w:szCs w:val="21"/>
          <w:lang w:val="en-US"/>
        </w:rPr>
        <w:t xml:space="preserve">├── </w:t>
      </w:r>
      <w:proofErr w:type="gramStart"/>
      <w:r w:rsidRPr="00AB4E01">
        <w:rPr>
          <w:rStyle w:val="HTML"/>
          <w:rFonts w:ascii="Consolas" w:hAnsi="Consolas"/>
          <w:color w:val="383A42"/>
          <w:sz w:val="21"/>
          <w:szCs w:val="21"/>
          <w:lang w:val="en-US"/>
        </w:rPr>
        <w:t>images</w:t>
      </w:r>
      <w:proofErr w:type="gramEnd"/>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    └── dog-image.jpg</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AB4E01">
        <w:rPr>
          <w:rStyle w:val="HTML"/>
          <w:rFonts w:ascii="Consolas" w:hAnsi="Consolas"/>
          <w:color w:val="383A42"/>
          <w:sz w:val="21"/>
          <w:szCs w:val="21"/>
          <w:lang w:val="en-US"/>
        </w:rPr>
        <w:t xml:space="preserve">    └── index.js </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Теперь напишем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к файлу изображения: для этого присвоим переменной </w:t>
      </w:r>
      <w:r>
        <w:rPr>
          <w:rStyle w:val="HTML"/>
          <w:rFonts w:ascii="Consolas" w:eastAsiaTheme="minorHAnsi" w:hAnsi="Consolas"/>
          <w:color w:val="383A42"/>
          <w:sz w:val="22"/>
          <w:szCs w:val="22"/>
          <w:shd w:val="clear" w:color="auto" w:fill="F7F9FC"/>
        </w:rPr>
        <w:t>dogImagePath</w:t>
      </w:r>
      <w:r>
        <w:rPr>
          <w:rFonts w:ascii="Arial" w:hAnsi="Arial" w:cs="Arial"/>
          <w:color w:val="000000"/>
          <w:sz w:val="27"/>
          <w:szCs w:val="27"/>
        </w:rPr>
        <w:t> импортированное значение. Воспользуемся этой переменной в атрибуте </w:t>
      </w:r>
      <w:r>
        <w:rPr>
          <w:rStyle w:val="HTML"/>
          <w:rFonts w:ascii="Consolas" w:eastAsiaTheme="minorHAnsi" w:hAnsi="Consolas"/>
          <w:color w:val="383A42"/>
          <w:sz w:val="22"/>
          <w:szCs w:val="22"/>
          <w:shd w:val="clear" w:color="auto" w:fill="F7F9FC"/>
        </w:rPr>
        <w:t>src</w:t>
      </w:r>
      <w:r>
        <w:rPr>
          <w:rFonts w:ascii="Arial" w:hAnsi="Arial" w:cs="Arial"/>
          <w:color w:val="000000"/>
          <w:sz w:val="27"/>
          <w:szCs w:val="27"/>
        </w:rPr>
        <w:t>:</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JSX</w:t>
      </w:r>
    </w:p>
    <w:p w:rsid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./dog-image/dog-image.js</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React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'react'</w:t>
      </w:r>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import</w:t>
      </w:r>
      <w:proofErr w:type="gramEnd"/>
      <w:r w:rsidRPr="00AB4E01">
        <w:rPr>
          <w:rStyle w:val="HTML"/>
          <w:rFonts w:ascii="Consolas" w:hAnsi="Consolas"/>
          <w:color w:val="383A42"/>
          <w:sz w:val="21"/>
          <w:szCs w:val="21"/>
          <w:lang w:val="en-US"/>
        </w:rPr>
        <w:t xml:space="preserve"> dogImagePath </w:t>
      </w:r>
      <w:r w:rsidRPr="00AB4E01">
        <w:rPr>
          <w:rStyle w:val="hljs-keyword"/>
          <w:rFonts w:ascii="Consolas" w:hAnsi="Consolas"/>
          <w:color w:val="C678DD"/>
          <w:sz w:val="21"/>
          <w:szCs w:val="21"/>
          <w:lang w:val="en-US"/>
        </w:rPr>
        <w:t>from</w:t>
      </w:r>
      <w:r w:rsidRPr="00AB4E01">
        <w:rPr>
          <w:rStyle w:val="HTML"/>
          <w:rFonts w:ascii="Consolas" w:hAnsi="Consolas"/>
          <w:color w:val="383A42"/>
          <w:sz w:val="21"/>
          <w:szCs w:val="21"/>
          <w:lang w:val="en-US"/>
        </w:rPr>
        <w:t xml:space="preserve"> </w:t>
      </w:r>
      <w:r w:rsidRPr="00AB4E01">
        <w:rPr>
          <w:rStyle w:val="hljs-string"/>
          <w:rFonts w:ascii="Consolas" w:hAnsi="Consolas"/>
          <w:color w:val="32A846"/>
          <w:sz w:val="21"/>
          <w:szCs w:val="21"/>
          <w:lang w:val="en-US"/>
        </w:rPr>
        <w:t>'../../images/dog-image.jpg'</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class</w:t>
      </w:r>
      <w:proofErr w:type="gramEnd"/>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DogImage</w:t>
      </w:r>
      <w:r w:rsidRPr="00AB4E01">
        <w:rPr>
          <w:rStyle w:val="hljs-class"/>
          <w:rFonts w:ascii="Consolas" w:hAnsi="Consolas"/>
          <w:color w:val="383A42"/>
          <w:sz w:val="21"/>
          <w:szCs w:val="21"/>
          <w:lang w:val="en-US"/>
        </w:rPr>
        <w:t xml:space="preserve"> </w:t>
      </w:r>
      <w:r w:rsidRPr="00AB4E01">
        <w:rPr>
          <w:rStyle w:val="hljs-keyword"/>
          <w:rFonts w:ascii="Consolas" w:hAnsi="Consolas"/>
          <w:color w:val="C678DD"/>
          <w:sz w:val="21"/>
          <w:szCs w:val="21"/>
          <w:lang w:val="en-US"/>
        </w:rPr>
        <w:t>extends</w:t>
      </w:r>
      <w:r w:rsidRPr="00AB4E01">
        <w:rPr>
          <w:rStyle w:val="hljs-class"/>
          <w:rFonts w:ascii="Consolas" w:hAnsi="Consolas"/>
          <w:color w:val="383A42"/>
          <w:sz w:val="21"/>
          <w:szCs w:val="21"/>
          <w:lang w:val="en-US"/>
        </w:rPr>
        <w:t xml:space="preserve"> </w:t>
      </w:r>
      <w:r w:rsidRPr="00AB4E01">
        <w:rPr>
          <w:rStyle w:val="hljs-title"/>
          <w:rFonts w:ascii="Consolas" w:hAnsi="Consolas"/>
          <w:color w:val="CA8D3D"/>
          <w:sz w:val="21"/>
          <w:szCs w:val="21"/>
          <w:lang w:val="en-US"/>
        </w:rPr>
        <w:t>React</w:t>
      </w:r>
      <w:r w:rsidRPr="00AB4E01">
        <w:rPr>
          <w:rStyle w:val="hljs-class"/>
          <w:rFonts w:ascii="Consolas" w:hAnsi="Consolas"/>
          <w:color w:val="383A42"/>
          <w:sz w:val="21"/>
          <w:szCs w:val="21"/>
          <w:lang w:val="en-US"/>
        </w:rPr>
        <w:t>.</w:t>
      </w:r>
      <w:r w:rsidRPr="00AB4E01">
        <w:rPr>
          <w:rStyle w:val="hljs-title"/>
          <w:rFonts w:ascii="Consolas" w:hAnsi="Consolas"/>
          <w:color w:val="CA8D3D"/>
          <w:sz w:val="21"/>
          <w:szCs w:val="21"/>
          <w:lang w:val="en-US"/>
        </w:rPr>
        <w:t>Component</w:t>
      </w:r>
      <w:r w:rsidRPr="00AB4E01">
        <w:rPr>
          <w:rStyle w:val="hljs-class"/>
          <w:rFonts w:ascii="Consolas" w:hAnsi="Consolas"/>
          <w:color w:val="383A42"/>
          <w:sz w:val="21"/>
          <w:szCs w:val="21"/>
          <w:lang w:val="en-US"/>
        </w:rPr>
        <w:t xml:space="preserve"> </w:t>
      </w:r>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title"/>
          <w:rFonts w:ascii="Consolas" w:hAnsi="Consolas"/>
          <w:color w:val="56B6C2"/>
          <w:sz w:val="21"/>
          <w:szCs w:val="21"/>
          <w:lang w:val="en-US"/>
        </w:rPr>
        <w:t>render</w:t>
      </w:r>
      <w:r w:rsidRPr="00AB4E01">
        <w:rPr>
          <w:rStyle w:val="hljs-function"/>
          <w:rFonts w:ascii="Consolas" w:hAnsi="Consolas"/>
          <w:color w:val="383A42"/>
          <w:sz w:val="21"/>
          <w:szCs w:val="21"/>
          <w:lang w:val="en-US"/>
        </w:rPr>
        <w:t>(</w:t>
      </w:r>
      <w:proofErr w:type="gramEnd"/>
      <w:r w:rsidRPr="00AB4E01">
        <w:rPr>
          <w:rStyle w:val="hljs-function"/>
          <w:rFonts w:ascii="Consolas" w:hAnsi="Consolas"/>
          <w:color w:val="383A42"/>
          <w:sz w:val="21"/>
          <w:szCs w:val="21"/>
          <w:lang w:val="en-US"/>
        </w:rPr>
        <w:t>)</w:t>
      </w:r>
      <w:r w:rsidRPr="00AB4E01">
        <w:rPr>
          <w:rStyle w:val="HTML"/>
          <w:rFonts w:ascii="Consolas" w:hAnsi="Consolas"/>
          <w:color w:val="383A42"/>
          <w:sz w:val="21"/>
          <w:szCs w:val="21"/>
          <w:lang w:val="en-US"/>
        </w:rPr>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roofErr w:type="gramStart"/>
      <w:r w:rsidRPr="00AB4E01">
        <w:rPr>
          <w:rStyle w:val="hljs-keyword"/>
          <w:rFonts w:ascii="Consolas" w:hAnsi="Consolas"/>
          <w:color w:val="C678DD"/>
          <w:sz w:val="21"/>
          <w:szCs w:val="21"/>
          <w:lang w:val="en-US"/>
        </w:rPr>
        <w:t>return</w:t>
      </w:r>
      <w:proofErr w:type="gramEnd"/>
      <w:r w:rsidRPr="00AB4E01">
        <w:rPr>
          <w:rStyle w:val="HTML"/>
          <w:rFonts w:ascii="Consolas" w:hAnsi="Consolas"/>
          <w:color w:val="383A42"/>
          <w:sz w:val="21"/>
          <w:szCs w:val="21"/>
          <w:lang w:val="en-US"/>
        </w:rPr>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r w:rsidRPr="00AB4E01">
        <w:rPr>
          <w:rStyle w:val="hljs-tag"/>
          <w:rFonts w:ascii="Consolas" w:hAnsi="Consolas"/>
          <w:color w:val="383A42"/>
          <w:sz w:val="21"/>
          <w:szCs w:val="21"/>
          <w:lang w:val="en-US"/>
        </w:rPr>
        <w:t>&lt;</w:t>
      </w:r>
      <w:r w:rsidRPr="00AB4E01">
        <w:rPr>
          <w:rStyle w:val="hljs-name"/>
          <w:rFonts w:ascii="Consolas" w:hAnsi="Consolas"/>
          <w:color w:val="FF4040"/>
          <w:sz w:val="21"/>
          <w:szCs w:val="21"/>
          <w:lang w:val="en-US"/>
        </w:rPr>
        <w:t>img</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src</w:t>
      </w:r>
      <w:proofErr w:type="gramStart"/>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w:t>
      </w:r>
      <w:proofErr w:type="gramEnd"/>
      <w:r w:rsidRPr="00AB4E01">
        <w:rPr>
          <w:rStyle w:val="hljs-string"/>
          <w:rFonts w:ascii="Consolas" w:hAnsi="Consolas"/>
          <w:color w:val="32A846"/>
          <w:sz w:val="21"/>
          <w:szCs w:val="21"/>
          <w:lang w:val="en-US"/>
        </w:rPr>
        <w:t>dogImagePath}</w:t>
      </w:r>
      <w:r w:rsidRPr="00AB4E01">
        <w:rPr>
          <w:rStyle w:val="hljs-tag"/>
          <w:rFonts w:ascii="Consolas" w:hAnsi="Consolas"/>
          <w:color w:val="383A42"/>
          <w:sz w:val="21"/>
          <w:szCs w:val="21"/>
          <w:lang w:val="en-US"/>
        </w:rPr>
        <w:t xml:space="preserve"> </w:t>
      </w:r>
      <w:r w:rsidRPr="00AB4E01">
        <w:rPr>
          <w:rStyle w:val="hljs-attr"/>
          <w:rFonts w:ascii="Consolas" w:hAnsi="Consolas"/>
          <w:color w:val="CA8D3D"/>
          <w:sz w:val="21"/>
          <w:szCs w:val="21"/>
          <w:lang w:val="en-US"/>
        </w:rPr>
        <w:t>alt</w:t>
      </w:r>
      <w:r w:rsidRPr="00AB4E01">
        <w:rPr>
          <w:rStyle w:val="hljs-tag"/>
          <w:rFonts w:ascii="Consolas" w:hAnsi="Consolas"/>
          <w:color w:val="383A42"/>
          <w:sz w:val="21"/>
          <w:szCs w:val="21"/>
          <w:lang w:val="en-US"/>
        </w:rPr>
        <w:t>=</w:t>
      </w:r>
      <w:r w:rsidRPr="00AB4E01">
        <w:rPr>
          <w:rStyle w:val="hljs-string"/>
          <w:rFonts w:ascii="Consolas" w:hAnsi="Consolas"/>
          <w:color w:val="32A846"/>
          <w:sz w:val="21"/>
          <w:szCs w:val="21"/>
          <w:lang w:val="en-US"/>
        </w:rPr>
        <w:t>'</w:t>
      </w:r>
      <w:r>
        <w:rPr>
          <w:rStyle w:val="hljs-string"/>
          <w:rFonts w:ascii="Consolas" w:hAnsi="Consolas"/>
          <w:color w:val="32A846"/>
          <w:sz w:val="21"/>
          <w:szCs w:val="21"/>
        </w:rPr>
        <w:t>Грустная</w:t>
      </w:r>
      <w:r w:rsidRPr="00AB4E01">
        <w:rPr>
          <w:rStyle w:val="hljs-string"/>
          <w:rFonts w:ascii="Consolas" w:hAnsi="Consolas"/>
          <w:color w:val="32A846"/>
          <w:sz w:val="21"/>
          <w:szCs w:val="21"/>
          <w:lang w:val="en-US"/>
        </w:rPr>
        <w:t xml:space="preserve"> </w:t>
      </w:r>
      <w:r>
        <w:rPr>
          <w:rStyle w:val="hljs-string"/>
          <w:rFonts w:ascii="Consolas" w:hAnsi="Consolas"/>
          <w:color w:val="32A846"/>
          <w:sz w:val="21"/>
          <w:szCs w:val="21"/>
        </w:rPr>
        <w:t>собачка</w:t>
      </w:r>
      <w:r w:rsidRPr="00AB4E01">
        <w:rPr>
          <w:rStyle w:val="hljs-string"/>
          <w:rFonts w:ascii="Consolas" w:hAnsi="Consolas"/>
          <w:color w:val="32A846"/>
          <w:sz w:val="21"/>
          <w:szCs w:val="21"/>
          <w:lang w:val="en-US"/>
        </w:rPr>
        <w:t>'</w:t>
      </w:r>
      <w:r w:rsidRPr="00AB4E01">
        <w:rPr>
          <w:rStyle w:val="hljs-tag"/>
          <w:rFonts w:ascii="Consolas" w:hAnsi="Consolas"/>
          <w:color w:val="383A42"/>
          <w:sz w:val="21"/>
          <w:szCs w:val="21"/>
          <w:lang w:val="en-US"/>
        </w:rPr>
        <w:t xml:space="preserve"> /&gt;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lastRenderedPageBreak/>
        <w:t xml:space="preserve">  }</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AB4E01">
        <w:rPr>
          <w:rStyle w:val="HTML"/>
          <w:rFonts w:ascii="Consolas" w:hAnsi="Consolas"/>
          <w:color w:val="383A42"/>
          <w:sz w:val="21"/>
          <w:szCs w:val="21"/>
          <w:lang w:val="en-US"/>
        </w:rPr>
        <w:t>}</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AB4E01">
        <w:rPr>
          <w:rStyle w:val="hljs-keyword"/>
          <w:rFonts w:ascii="Consolas" w:hAnsi="Consolas"/>
          <w:color w:val="C678DD"/>
          <w:sz w:val="21"/>
          <w:szCs w:val="21"/>
          <w:lang w:val="en-US"/>
        </w:rPr>
        <w:t>export</w:t>
      </w:r>
      <w:proofErr w:type="gramEnd"/>
      <w:r w:rsidRPr="00AB4E01">
        <w:rPr>
          <w:rStyle w:val="HTML"/>
          <w:rFonts w:ascii="Consolas" w:hAnsi="Consolas"/>
          <w:color w:val="383A42"/>
          <w:sz w:val="21"/>
          <w:szCs w:val="21"/>
          <w:lang w:val="en-US"/>
        </w:rPr>
        <w:t xml:space="preserve"> </w:t>
      </w:r>
      <w:r w:rsidRPr="00AB4E01">
        <w:rPr>
          <w:rStyle w:val="hljs-keyword"/>
          <w:rFonts w:ascii="Consolas" w:hAnsi="Consolas"/>
          <w:color w:val="C678DD"/>
          <w:sz w:val="21"/>
          <w:szCs w:val="21"/>
          <w:lang w:val="en-US"/>
        </w:rPr>
        <w:t>default</w:t>
      </w:r>
      <w:r w:rsidRPr="00AB4E01">
        <w:rPr>
          <w:rStyle w:val="HTML"/>
          <w:rFonts w:ascii="Consolas" w:hAnsi="Consolas"/>
          <w:color w:val="383A42"/>
          <w:sz w:val="21"/>
          <w:szCs w:val="21"/>
          <w:lang w:val="en-US"/>
        </w:rPr>
        <w:t xml:space="preserve"> DogImage</w:t>
      </w:r>
    </w:p>
    <w:p w:rsidR="00AB4E01" w:rsidRPr="00AB4E01" w:rsidRDefault="00AB4E01" w:rsidP="00AB4E0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AB4E01">
        <w:rPr>
          <w:rStyle w:val="HTML"/>
          <w:rFonts w:ascii="Consolas" w:hAnsi="Consolas"/>
          <w:color w:val="383A42"/>
          <w:sz w:val="21"/>
          <w:szCs w:val="21"/>
          <w:lang w:val="en-US"/>
        </w:rPr>
        <w:t xml:space="preserve"> </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Суперспособность</w:t>
      </w:r>
      <w:r w:rsidRPr="00AB4E01">
        <w:rPr>
          <w:rFonts w:ascii="Arial" w:hAnsi="Arial" w:cs="Arial"/>
          <w:color w:val="000000"/>
          <w:sz w:val="27"/>
          <w:szCs w:val="27"/>
          <w:lang w:val="en-US"/>
        </w:rPr>
        <w:t xml:space="preserve"> Webpack, </w:t>
      </w:r>
      <w:r>
        <w:rPr>
          <w:rFonts w:ascii="Arial" w:hAnsi="Arial" w:cs="Arial"/>
          <w:color w:val="000000"/>
          <w:sz w:val="27"/>
          <w:szCs w:val="27"/>
        </w:rPr>
        <w:t>не</w:t>
      </w:r>
      <w:r w:rsidRPr="00AB4E01">
        <w:rPr>
          <w:rFonts w:ascii="Arial" w:hAnsi="Arial" w:cs="Arial"/>
          <w:color w:val="000000"/>
          <w:sz w:val="27"/>
          <w:szCs w:val="27"/>
          <w:lang w:val="en-US"/>
        </w:rPr>
        <w:t xml:space="preserve"> </w:t>
      </w:r>
      <w:r>
        <w:rPr>
          <w:rFonts w:ascii="Arial" w:hAnsi="Arial" w:cs="Arial"/>
          <w:color w:val="000000"/>
          <w:sz w:val="27"/>
          <w:szCs w:val="27"/>
        </w:rPr>
        <w:t>иначе</w:t>
      </w:r>
      <w:r w:rsidRPr="00AB4E01">
        <w:rPr>
          <w:rFonts w:ascii="Arial" w:hAnsi="Arial" w:cs="Arial"/>
          <w:color w:val="000000"/>
          <w:sz w:val="27"/>
          <w:szCs w:val="27"/>
          <w:lang w:val="en-US"/>
        </w:rPr>
        <w:t xml:space="preserve">. </w:t>
      </w:r>
      <w:r>
        <w:rPr>
          <w:rFonts w:ascii="Arial" w:hAnsi="Arial" w:cs="Arial"/>
          <w:color w:val="000000"/>
          <w:sz w:val="27"/>
          <w:szCs w:val="27"/>
        </w:rPr>
        <w:t>Такой директивой </w:t>
      </w:r>
      <w:r>
        <w:rPr>
          <w:rStyle w:val="HTML"/>
          <w:rFonts w:ascii="Consolas" w:eastAsiaTheme="minorHAnsi" w:hAnsi="Consolas"/>
          <w:color w:val="383A42"/>
          <w:sz w:val="22"/>
          <w:szCs w:val="22"/>
          <w:shd w:val="clear" w:color="auto" w:fill="F7F9FC"/>
        </w:rPr>
        <w:t>import</w:t>
      </w:r>
      <w:r>
        <w:rPr>
          <w:rFonts w:ascii="Arial" w:hAnsi="Arial" w:cs="Arial"/>
          <w:color w:val="000000"/>
          <w:sz w:val="27"/>
          <w:szCs w:val="27"/>
        </w:rPr>
        <w:t> мы говорим Webpack включить изображение в итоговую сборку, а в переменную </w:t>
      </w:r>
      <w:r>
        <w:rPr>
          <w:rStyle w:val="HTML"/>
          <w:rFonts w:ascii="Consolas" w:eastAsiaTheme="minorHAnsi" w:hAnsi="Consolas"/>
          <w:color w:val="383A42"/>
          <w:sz w:val="22"/>
          <w:szCs w:val="22"/>
          <w:shd w:val="clear" w:color="auto" w:fill="F7F9FC"/>
        </w:rPr>
        <w:t>dogImagePath</w:t>
      </w:r>
      <w:r>
        <w:rPr>
          <w:rFonts w:ascii="Arial" w:hAnsi="Arial" w:cs="Arial"/>
          <w:color w:val="000000"/>
          <w:sz w:val="27"/>
          <w:szCs w:val="27"/>
        </w:rPr>
        <w:t> сохраняется итоговый путь до изображения.</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После сборки изображение корректно отобразится в проекте:</w:t>
      </w:r>
    </w:p>
    <w:p w:rsidR="00AB4E01" w:rsidRDefault="00AB4E01" w:rsidP="00AB4E01">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5017965" cy="2419774"/>
            <wp:effectExtent l="0" t="0" r="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452" cy="2431582"/>
                    </a:xfrm>
                    <a:prstGeom prst="rect">
                      <a:avLst/>
                    </a:prstGeom>
                    <a:noFill/>
                    <a:ln>
                      <a:noFill/>
                    </a:ln>
                  </pic:spPr>
                </pic:pic>
              </a:graphicData>
            </a:graphic>
          </wp:inline>
        </w:drawing>
      </w:r>
    </w:p>
    <w:p w:rsidR="00AB4E01" w:rsidRDefault="00AB4E01" w:rsidP="00AB4E01">
      <w:pPr>
        <w:shd w:val="clear" w:color="auto" w:fill="FFFFFF"/>
        <w:rPr>
          <w:rFonts w:ascii="Arial" w:hAnsi="Arial" w:cs="Arial"/>
          <w:color w:val="000000"/>
          <w:sz w:val="27"/>
          <w:szCs w:val="27"/>
        </w:rPr>
      </w:pPr>
      <w:r>
        <w:rPr>
          <w:rStyle w:val="a5"/>
          <w:rFonts w:ascii="Arial" w:hAnsi="Arial" w:cs="Arial"/>
          <w:color w:val="000000"/>
          <w:sz w:val="27"/>
          <w:szCs w:val="27"/>
        </w:rPr>
        <w:t>Доге в виде арта? Почему бы и нет</w:t>
      </w:r>
    </w:p>
    <w:p w:rsidR="00AB4E01" w:rsidRDefault="00AB4E01" w:rsidP="00AB4E01">
      <w:pPr>
        <w:shd w:val="clear" w:color="auto" w:fill="FFFFFF"/>
        <w:rPr>
          <w:rFonts w:ascii="Arial" w:hAnsi="Arial" w:cs="Arial"/>
          <w:color w:val="000000"/>
          <w:sz w:val="27"/>
          <w:szCs w:val="27"/>
        </w:rPr>
      </w:pPr>
      <w:r>
        <w:rPr>
          <w:rFonts w:ascii="Arial" w:hAnsi="Arial" w:cs="Arial"/>
          <w:color w:val="000000"/>
          <w:sz w:val="27"/>
          <w:szCs w:val="27"/>
        </w:rPr>
        <w:t>А вот и Доге! Теперь вы умеете добавлять картинки в компоненты. В следующем уроке по-новому взглянем на CSS-стили в React-проектах.</w:t>
      </w:r>
    </w:p>
    <w:p w:rsidR="006268C1" w:rsidRPr="006268C1" w:rsidRDefault="006268C1" w:rsidP="006268C1">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6268C1">
        <w:rPr>
          <w:rFonts w:ascii="Times New Roman" w:eastAsia="Times New Roman" w:hAnsi="Times New Roman" w:cs="Times New Roman"/>
          <w:b/>
          <w:bCs/>
          <w:kern w:val="36"/>
          <w:sz w:val="48"/>
          <w:szCs w:val="48"/>
          <w:lang w:eastAsia="ru-RU"/>
        </w:rPr>
        <w:t>CSS-Модули. Composes</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Проект с мемами из предыдущего урока всё ещё выглядит невзрачно, поэтому нужно подумать, как его стилизовать. В этом уроке расскажем, как решить главную проблему CSS-кода: глобальное пространство имён. А ещё научимся подключать стили в приложении на React.</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Сначала разберёмся, зачем вообще нужно решать проблему глобальной видимости. Если вы хоть раз писали на CSS, то эти сложности вам наверняка известны. Возможно, вы уже давно </w:t>
      </w:r>
      <w:del w:id="0" w:author="Unknown">
        <w:r w:rsidRPr="006268C1">
          <w:rPr>
            <w:rFonts w:ascii="Times New Roman" w:eastAsia="Times New Roman" w:hAnsi="Times New Roman" w:cs="Times New Roman"/>
            <w:sz w:val="24"/>
            <w:szCs w:val="24"/>
            <w:lang w:eastAsia="ru-RU"/>
          </w:rPr>
          <w:delText>забили</w:delText>
        </w:r>
      </w:del>
      <w:r w:rsidRPr="006268C1">
        <w:rPr>
          <w:rFonts w:ascii="Times New Roman" w:eastAsia="Times New Roman" w:hAnsi="Times New Roman" w:cs="Times New Roman"/>
          <w:sz w:val="24"/>
          <w:szCs w:val="24"/>
          <w:lang w:eastAsia="ru-RU"/>
        </w:rPr>
        <w:t> свыклись с ними и перестали замечать. Например, методология БЭМ старается решить проблемы коллизий имён классов и создать что-то похожее на область видимости — вы создаёте блоки, элементы и модификаторы. Всё это — сложное пространство имён, которое защищает большие кодовые базы CSS от конфликтов. Иначе в какой-то момент в проекте появится 10 одинаковых классов </w:t>
      </w:r>
      <w:r w:rsidRPr="006268C1">
        <w:rPr>
          <w:rFonts w:ascii="Consolas" w:eastAsia="Times New Roman" w:hAnsi="Consolas" w:cs="Courier New"/>
          <w:color w:val="383A42"/>
          <w:sz w:val="19"/>
          <w:szCs w:val="19"/>
          <w:shd w:val="clear" w:color="auto" w:fill="F7F9FC"/>
          <w:lang w:eastAsia="ru-RU"/>
        </w:rPr>
        <w:t>button</w:t>
      </w:r>
      <w:r w:rsidRPr="006268C1">
        <w:rPr>
          <w:rFonts w:ascii="Times New Roman" w:eastAsia="Times New Roman" w:hAnsi="Times New Roman" w:cs="Times New Roman"/>
          <w:sz w:val="24"/>
          <w:szCs w:val="24"/>
          <w:lang w:eastAsia="ru-RU"/>
        </w:rPr>
        <w:t>, стили которых будут переопределять друг друга.</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Разберёмся на примере. Возьмём простое поле ввода и опишем два его состояния: обычное и неактивное. Сделаем это в методологии БЭМ:</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roofErr w:type="gramStart"/>
      <w:r w:rsidRPr="006268C1">
        <w:rPr>
          <w:rFonts w:ascii="Consolas" w:eastAsia="Times New Roman" w:hAnsi="Consolas" w:cs="Courier New"/>
          <w:color w:val="CA8D3D"/>
          <w:sz w:val="21"/>
          <w:szCs w:val="21"/>
          <w:lang w:eastAsia="ru-RU"/>
        </w:rPr>
        <w:t>.input</w:t>
      </w:r>
      <w:proofErr w:type="gramEnd"/>
      <w:r w:rsidRPr="006268C1">
        <w:rPr>
          <w:rFonts w:ascii="Consolas" w:eastAsia="Times New Roman" w:hAnsi="Consolas" w:cs="Courier New"/>
          <w:color w:val="383A42"/>
          <w:sz w:val="21"/>
          <w:szCs w:val="21"/>
          <w:lang w:eastAsia="ru-RU"/>
        </w:rPr>
        <w:t xml:space="preserve"> {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2A846"/>
          <w:sz w:val="21"/>
          <w:szCs w:val="21"/>
          <w:lang w:eastAsia="ru-RU"/>
        </w:rPr>
        <w:t>background</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#f4f4f4</w:t>
      </w: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eastAsia="ru-RU"/>
        </w:rPr>
        <w:t xml:space="preserve">    </w:t>
      </w:r>
      <w:proofErr w:type="gramStart"/>
      <w:r w:rsidRPr="006268C1">
        <w:rPr>
          <w:rFonts w:ascii="Consolas" w:eastAsia="Times New Roman" w:hAnsi="Consolas" w:cs="Courier New"/>
          <w:color w:val="32A846"/>
          <w:sz w:val="21"/>
          <w:szCs w:val="21"/>
          <w:lang w:val="en-US" w:eastAsia="ru-RU"/>
        </w:rPr>
        <w:t>border-radius</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6px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border-color</w:t>
      </w:r>
      <w:proofErr w:type="gramEnd"/>
      <w:r w:rsidRPr="006268C1">
        <w:rPr>
          <w:rFonts w:ascii="Consolas" w:eastAsia="Times New Roman" w:hAnsi="Consolas" w:cs="Courier New"/>
          <w:color w:val="383A42"/>
          <w:sz w:val="21"/>
          <w:szCs w:val="21"/>
          <w:lang w:val="en-US" w:eastAsia="ru-RU"/>
        </w:rPr>
        <w:t>: transparent;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padding</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15px</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5px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lastRenderedPageBreak/>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.input_state_disabled</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color</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#bbb</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background</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#f9f9f9</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Мы</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использовали</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модификатор</w:t>
      </w:r>
      <w:r w:rsidRPr="006268C1">
        <w:rPr>
          <w:rFonts w:ascii="Times New Roman" w:eastAsia="Times New Roman" w:hAnsi="Times New Roman" w:cs="Times New Roman"/>
          <w:sz w:val="24"/>
          <w:szCs w:val="24"/>
          <w:lang w:val="en-US" w:eastAsia="ru-RU"/>
        </w:rPr>
        <w:t> </w:t>
      </w:r>
      <w:r w:rsidRPr="006268C1">
        <w:rPr>
          <w:rFonts w:ascii="Consolas" w:eastAsia="Times New Roman" w:hAnsi="Consolas" w:cs="Courier New"/>
          <w:color w:val="383A42"/>
          <w:sz w:val="19"/>
          <w:szCs w:val="19"/>
          <w:shd w:val="clear" w:color="auto" w:fill="F7F9FC"/>
          <w:lang w:val="en-US" w:eastAsia="ru-RU"/>
        </w:rPr>
        <w:t>_state</w:t>
      </w:r>
      <w:r w:rsidRPr="006268C1">
        <w:rPr>
          <w:rFonts w:ascii="Times New Roman" w:eastAsia="Times New Roman" w:hAnsi="Times New Roman" w:cs="Times New Roman"/>
          <w:sz w:val="24"/>
          <w:szCs w:val="24"/>
          <w:lang w:val="en-US" w:eastAsia="ru-RU"/>
        </w:rPr>
        <w:t> </w:t>
      </w:r>
      <w:r w:rsidRPr="006268C1">
        <w:rPr>
          <w:rFonts w:ascii="Times New Roman" w:eastAsia="Times New Roman" w:hAnsi="Times New Roman" w:cs="Times New Roman"/>
          <w:sz w:val="24"/>
          <w:szCs w:val="24"/>
          <w:lang w:eastAsia="ru-RU"/>
        </w:rPr>
        <w:t>блока</w:t>
      </w:r>
      <w:r w:rsidRPr="006268C1">
        <w:rPr>
          <w:rFonts w:ascii="Times New Roman" w:eastAsia="Times New Roman" w:hAnsi="Times New Roman" w:cs="Times New Roman"/>
          <w:sz w:val="24"/>
          <w:szCs w:val="24"/>
          <w:lang w:val="en-US" w:eastAsia="ru-RU"/>
        </w:rPr>
        <w:t> </w:t>
      </w:r>
      <w:r w:rsidRPr="006268C1">
        <w:rPr>
          <w:rFonts w:ascii="Consolas" w:eastAsia="Times New Roman" w:hAnsi="Consolas" w:cs="Courier New"/>
          <w:color w:val="383A42"/>
          <w:sz w:val="19"/>
          <w:szCs w:val="19"/>
          <w:shd w:val="clear" w:color="auto" w:fill="F7F9FC"/>
          <w:lang w:val="en-US" w:eastAsia="ru-RU"/>
        </w:rPr>
        <w:t>input</w:t>
      </w:r>
      <w:r w:rsidRPr="006268C1">
        <w:rPr>
          <w:rFonts w:ascii="Times New Roman" w:eastAsia="Times New Roman" w:hAnsi="Times New Roman" w:cs="Times New Roman"/>
          <w:sz w:val="24"/>
          <w:szCs w:val="24"/>
          <w:lang w:val="en-US" w:eastAsia="ru-RU"/>
        </w:rPr>
        <w:t> </w:t>
      </w:r>
      <w:r w:rsidRPr="006268C1">
        <w:rPr>
          <w:rFonts w:ascii="Times New Roman" w:eastAsia="Times New Roman" w:hAnsi="Times New Roman" w:cs="Times New Roman"/>
          <w:sz w:val="24"/>
          <w:szCs w:val="24"/>
          <w:lang w:eastAsia="ru-RU"/>
        </w:rPr>
        <w:t>со</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значением</w:t>
      </w:r>
      <w:r w:rsidRPr="006268C1">
        <w:rPr>
          <w:rFonts w:ascii="Times New Roman" w:eastAsia="Times New Roman" w:hAnsi="Times New Roman" w:cs="Times New Roman"/>
          <w:sz w:val="24"/>
          <w:szCs w:val="24"/>
          <w:lang w:val="en-US" w:eastAsia="ru-RU"/>
        </w:rPr>
        <w:t> </w:t>
      </w:r>
      <w:r w:rsidRPr="006268C1">
        <w:rPr>
          <w:rFonts w:ascii="Consolas" w:eastAsia="Times New Roman" w:hAnsi="Consolas" w:cs="Courier New"/>
          <w:color w:val="383A42"/>
          <w:sz w:val="19"/>
          <w:szCs w:val="19"/>
          <w:shd w:val="clear" w:color="auto" w:fill="F7F9FC"/>
          <w:lang w:val="en-US" w:eastAsia="ru-RU"/>
        </w:rPr>
        <w:t>disabled</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И проделали эту работу лишь затем, чтобы не стало очень больно, если написать CSS несколько иначе. CSS заставляет писать код в сложном пространстве имён, чтобы скрывать проблему глобальной области видимости. Попробуем переписать код так, будто не боимся 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roofErr w:type="gramStart"/>
      <w:r w:rsidRPr="006268C1">
        <w:rPr>
          <w:rFonts w:ascii="Consolas" w:eastAsia="Times New Roman" w:hAnsi="Consolas" w:cs="Courier New"/>
          <w:color w:val="CA8D3D"/>
          <w:sz w:val="21"/>
          <w:szCs w:val="21"/>
          <w:lang w:eastAsia="ru-RU"/>
        </w:rPr>
        <w:t>.input</w:t>
      </w:r>
      <w:proofErr w:type="gramEnd"/>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eastAsia="ru-RU"/>
        </w:rPr>
        <w:t xml:space="preserve">    </w:t>
      </w:r>
      <w:proofErr w:type="gramStart"/>
      <w:r w:rsidRPr="006268C1">
        <w:rPr>
          <w:rFonts w:ascii="Consolas" w:eastAsia="Times New Roman" w:hAnsi="Consolas" w:cs="Courier New"/>
          <w:color w:val="32A846"/>
          <w:sz w:val="21"/>
          <w:szCs w:val="21"/>
          <w:lang w:val="en-US" w:eastAsia="ru-RU"/>
        </w:rPr>
        <w:t>background</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#f4f4f4</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border-radius</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6px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border-color</w:t>
      </w:r>
      <w:proofErr w:type="gramEnd"/>
      <w:r w:rsidRPr="006268C1">
        <w:rPr>
          <w:rFonts w:ascii="Consolas" w:eastAsia="Times New Roman" w:hAnsi="Consolas" w:cs="Courier New"/>
          <w:color w:val="383A42"/>
          <w:sz w:val="21"/>
          <w:szCs w:val="21"/>
          <w:lang w:val="en-US" w:eastAsia="ru-RU"/>
        </w:rPr>
        <w:t>: transparent;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padding</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15px</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5px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roofErr w:type="gramStart"/>
      <w:r w:rsidRPr="006268C1">
        <w:rPr>
          <w:rFonts w:ascii="Consolas" w:eastAsia="Times New Roman" w:hAnsi="Consolas" w:cs="Courier New"/>
          <w:color w:val="CA8D3D"/>
          <w:sz w:val="21"/>
          <w:szCs w:val="21"/>
          <w:lang w:eastAsia="ru-RU"/>
        </w:rPr>
        <w:t>.input</w:t>
      </w:r>
      <w:proofErr w:type="gramEnd"/>
      <w:r w:rsidRPr="006268C1">
        <w:rPr>
          <w:rFonts w:ascii="Consolas" w:eastAsia="Times New Roman" w:hAnsi="Consolas" w:cs="Courier New"/>
          <w:color w:val="CA8D3D"/>
          <w:sz w:val="21"/>
          <w:szCs w:val="21"/>
          <w:lang w:eastAsia="ru-RU"/>
        </w:rPr>
        <w:t>.disabled</w:t>
      </w:r>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i/>
          <w:iCs/>
          <w:color w:val="5C6370"/>
          <w:sz w:val="21"/>
          <w:szCs w:val="21"/>
          <w:lang w:eastAsia="ru-RU"/>
        </w:rPr>
        <w:t xml:space="preserve">/* Вот если бы мы совсем не боялись CSS, то написали бы </w:t>
      </w:r>
      <w:proofErr w:type="gramStart"/>
      <w:r w:rsidRPr="006268C1">
        <w:rPr>
          <w:rFonts w:ascii="Consolas" w:eastAsia="Times New Roman" w:hAnsi="Consolas" w:cs="Courier New"/>
          <w:i/>
          <w:iCs/>
          <w:color w:val="5C6370"/>
          <w:sz w:val="21"/>
          <w:szCs w:val="21"/>
          <w:lang w:eastAsia="ru-RU"/>
        </w:rPr>
        <w:t>просто .disabled</w:t>
      </w:r>
      <w:proofErr w:type="gramEnd"/>
      <w:r w:rsidRPr="006268C1">
        <w:rPr>
          <w:rFonts w:ascii="Consolas" w:eastAsia="Times New Roman" w:hAnsi="Consolas" w:cs="Courier New"/>
          <w:i/>
          <w:iCs/>
          <w:color w:val="5C6370"/>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2A846"/>
          <w:sz w:val="21"/>
          <w:szCs w:val="21"/>
          <w:lang w:eastAsia="ru-RU"/>
        </w:rPr>
        <w:t>color</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#bbb</w:t>
      </w: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2A846"/>
          <w:sz w:val="21"/>
          <w:szCs w:val="21"/>
          <w:lang w:eastAsia="ru-RU"/>
        </w:rPr>
        <w:t>background</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#f9f9f9</w:t>
      </w: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 xml:space="preserve">Похоже бояться CSS всё-таки стоит, а проблема глобального пространства имён существует. Приложение будет разрастаться, и разработчик создаст </w:t>
      </w:r>
      <w:proofErr w:type="gramStart"/>
      <w:r w:rsidRPr="006268C1">
        <w:rPr>
          <w:rFonts w:ascii="Times New Roman" w:eastAsia="Times New Roman" w:hAnsi="Times New Roman" w:cs="Times New Roman"/>
          <w:sz w:val="24"/>
          <w:szCs w:val="24"/>
          <w:lang w:eastAsia="ru-RU"/>
        </w:rPr>
        <w:t>селектор </w:t>
      </w:r>
      <w:r w:rsidRPr="006268C1">
        <w:rPr>
          <w:rFonts w:ascii="Consolas" w:eastAsia="Times New Roman" w:hAnsi="Consolas" w:cs="Courier New"/>
          <w:color w:val="383A42"/>
          <w:sz w:val="19"/>
          <w:szCs w:val="19"/>
          <w:shd w:val="clear" w:color="auto" w:fill="F7F9FC"/>
          <w:lang w:eastAsia="ru-RU"/>
        </w:rPr>
        <w:t>.disabled</w:t>
      </w:r>
      <w:proofErr w:type="gramEnd"/>
      <w:r w:rsidRPr="006268C1">
        <w:rPr>
          <w:rFonts w:ascii="Times New Roman" w:eastAsia="Times New Roman" w:hAnsi="Times New Roman" w:cs="Times New Roman"/>
          <w:sz w:val="24"/>
          <w:szCs w:val="24"/>
          <w:lang w:eastAsia="ru-RU"/>
        </w:rPr>
        <w:t xml:space="preserve"> где-нибудь ещё в CSS. Тогда поле ввода получит, например, красивую красную рамку и ещё десяток CSS-свойств. А если разработчик решит переопределить CSS-правила неактивному полю ввода другими селекторами — придётся решить проблему специфичности </w:t>
      </w:r>
      <w:proofErr w:type="gramStart"/>
      <w:r w:rsidRPr="006268C1">
        <w:rPr>
          <w:rFonts w:ascii="Times New Roman" w:eastAsia="Times New Roman" w:hAnsi="Times New Roman" w:cs="Times New Roman"/>
          <w:sz w:val="24"/>
          <w:szCs w:val="24"/>
          <w:lang w:eastAsia="ru-RU"/>
        </w:rPr>
        <w:t>селектора </w:t>
      </w:r>
      <w:r w:rsidRPr="006268C1">
        <w:rPr>
          <w:rFonts w:ascii="Consolas" w:eastAsia="Times New Roman" w:hAnsi="Consolas" w:cs="Courier New"/>
          <w:color w:val="383A42"/>
          <w:sz w:val="19"/>
          <w:szCs w:val="19"/>
          <w:shd w:val="clear" w:color="auto" w:fill="F7F9FC"/>
          <w:lang w:eastAsia="ru-RU"/>
        </w:rPr>
        <w:t>.input</w:t>
      </w:r>
      <w:proofErr w:type="gramEnd"/>
      <w:r w:rsidRPr="006268C1">
        <w:rPr>
          <w:rFonts w:ascii="Consolas" w:eastAsia="Times New Roman" w:hAnsi="Consolas" w:cs="Courier New"/>
          <w:color w:val="383A42"/>
          <w:sz w:val="19"/>
          <w:szCs w:val="19"/>
          <w:shd w:val="clear" w:color="auto" w:fill="F7F9FC"/>
          <w:lang w:eastAsia="ru-RU"/>
        </w:rPr>
        <w:t>.disabled</w:t>
      </w:r>
      <w:r w:rsidRPr="006268C1">
        <w:rPr>
          <w:rFonts w:ascii="Times New Roman" w:eastAsia="Times New Roman" w:hAnsi="Times New Roman" w:cs="Times New Roman"/>
          <w:sz w:val="24"/>
          <w:szCs w:val="24"/>
          <w:lang w:eastAsia="ru-RU"/>
        </w:rPr>
        <w:t>.</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Чтобы поставить CSS «на место», разработчики собрали все лучшие практики из CSS и JS для создания npm-пакета </w:t>
      </w:r>
      <w:r w:rsidRPr="006268C1">
        <w:rPr>
          <w:rFonts w:ascii="Consolas" w:eastAsia="Times New Roman" w:hAnsi="Consolas" w:cs="Courier New"/>
          <w:color w:val="383A42"/>
          <w:sz w:val="19"/>
          <w:szCs w:val="19"/>
          <w:shd w:val="clear" w:color="auto" w:fill="F7F9FC"/>
          <w:lang w:eastAsia="ru-RU"/>
        </w:rPr>
        <w:t>css-loader</w:t>
      </w:r>
      <w:r w:rsidRPr="006268C1">
        <w:rPr>
          <w:rFonts w:ascii="Times New Roman" w:eastAsia="Times New Roman" w:hAnsi="Times New Roman" w:cs="Times New Roman"/>
          <w:sz w:val="24"/>
          <w:szCs w:val="24"/>
          <w:lang w:eastAsia="ru-RU"/>
        </w:rPr>
        <w:t>, который образует локальные области видимости — CSS-модули.</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CSS-модули хороши по нескольким причинам:</w:t>
      </w:r>
    </w:p>
    <w:p w:rsidR="006268C1" w:rsidRPr="006268C1" w:rsidRDefault="006268C1" w:rsidP="006268C1">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Не требуют дополнительной настройки и содержатся в CRA.</w:t>
      </w:r>
    </w:p>
    <w:p w:rsidR="006268C1" w:rsidRPr="006268C1" w:rsidRDefault="006268C1" w:rsidP="006268C1">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Позволяют не задумываться о пространстве имён — каждый компонент имеет отдельный CSS-файл и свою область видимости.</w:t>
      </w:r>
    </w:p>
    <w:p w:rsidR="006268C1" w:rsidRPr="006268C1" w:rsidRDefault="006268C1" w:rsidP="006268C1">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Повышают возможность повторно использовать компоненты без возникновения коллизий, если у разных компонентов появятся одинаковые селекторы классов.</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Теперь вернёмся к проекту с мемами и установим новые правила для CSS. Сейчас проект выглядит так:</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кодMARKDOWN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src/</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components/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roofErr w:type="gramStart"/>
      <w:r w:rsidRPr="006268C1">
        <w:rPr>
          <w:rFonts w:ascii="Consolas" w:eastAsia="Times New Roman" w:hAnsi="Consolas" w:cs="Courier New"/>
          <w:color w:val="383A42"/>
          <w:sz w:val="21"/>
          <w:szCs w:val="21"/>
          <w:lang w:eastAsia="ru-RU"/>
        </w:rPr>
        <w:t>│  ├</w:t>
      </w:r>
      <w:proofErr w:type="gramEnd"/>
      <w:r w:rsidRPr="006268C1">
        <w:rPr>
          <w:rFonts w:ascii="Consolas" w:eastAsia="Times New Roman" w:hAnsi="Consolas" w:cs="Courier New"/>
          <w:color w:val="383A42"/>
          <w:sz w:val="21"/>
          <w:szCs w:val="21"/>
          <w:lang w:eastAsia="ru-RU"/>
        </w:rPr>
        <w:t>── App.js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roofErr w:type="gramStart"/>
      <w:r w:rsidRPr="006268C1">
        <w:rPr>
          <w:rFonts w:ascii="Consolas" w:eastAsia="Times New Roman" w:hAnsi="Consolas" w:cs="Courier New"/>
          <w:color w:val="383A42"/>
          <w:sz w:val="21"/>
          <w:szCs w:val="21"/>
          <w:lang w:eastAsia="ru-RU"/>
        </w:rPr>
        <w:t>│  ├</w:t>
      </w:r>
      <w:proofErr w:type="gramEnd"/>
      <w:r w:rsidRPr="006268C1">
        <w:rPr>
          <w:rFonts w:ascii="Consolas" w:eastAsia="Times New Roman" w:hAnsi="Consolas" w:cs="Courier New"/>
          <w:color w:val="383A42"/>
          <w:sz w:val="21"/>
          <w:szCs w:val="21"/>
          <w:lang w:eastAsia="ru-RU"/>
        </w:rPr>
        <w:t>── App.css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eastAsia="ru-RU"/>
        </w:rPr>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App.test.js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dog-image/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xml:space="preserve">  └── dog-image.js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lastRenderedPageBreak/>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header/</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header.js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w:t>
      </w:r>
      <w:proofErr w:type="gramStart"/>
      <w:r w:rsidRPr="006268C1">
        <w:rPr>
          <w:rFonts w:ascii="Consolas" w:eastAsia="Times New Roman" w:hAnsi="Consolas" w:cs="Courier New"/>
          <w:color w:val="383A42"/>
          <w:sz w:val="21"/>
          <w:szCs w:val="21"/>
          <w:lang w:val="en-US" w:eastAsia="ru-RU"/>
        </w:rPr>
        <w:t>images</w:t>
      </w:r>
      <w:proofErr w:type="gramEnd"/>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  └</w:t>
      </w:r>
      <w:proofErr w:type="gramEnd"/>
      <w:r w:rsidRPr="006268C1">
        <w:rPr>
          <w:rFonts w:ascii="Consolas" w:eastAsia="Times New Roman" w:hAnsi="Consolas" w:cs="Courier New"/>
          <w:color w:val="383A42"/>
          <w:sz w:val="21"/>
          <w:szCs w:val="21"/>
          <w:lang w:val="en-US" w:eastAsia="ru-RU"/>
        </w:rPr>
        <w:t>── dog-image.jpg</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sidRPr="006268C1">
        <w:rPr>
          <w:rFonts w:ascii="Consolas" w:eastAsia="Times New Roman" w:hAnsi="Consolas" w:cs="Courier New"/>
          <w:color w:val="383A42"/>
          <w:sz w:val="21"/>
          <w:szCs w:val="21"/>
          <w:lang w:val="en-US" w:eastAsia="ru-RU"/>
        </w:rPr>
        <w:t xml:space="preserve">   └── index.js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Сначала создадим для компонента </w:t>
      </w:r>
      <w:r w:rsidRPr="006268C1">
        <w:rPr>
          <w:rFonts w:ascii="Consolas" w:eastAsia="Times New Roman" w:hAnsi="Consolas" w:cs="Courier New"/>
          <w:color w:val="383A42"/>
          <w:sz w:val="19"/>
          <w:szCs w:val="19"/>
          <w:shd w:val="clear" w:color="auto" w:fill="F7F9FC"/>
          <w:lang w:eastAsia="ru-RU"/>
        </w:rPr>
        <w:t>App</w:t>
      </w:r>
      <w:r w:rsidRPr="006268C1">
        <w:rPr>
          <w:rFonts w:ascii="Times New Roman" w:eastAsia="Times New Roman" w:hAnsi="Times New Roman" w:cs="Times New Roman"/>
          <w:sz w:val="24"/>
          <w:szCs w:val="24"/>
          <w:lang w:eastAsia="ru-RU"/>
        </w:rPr>
        <w:t> свою комнату в проекте. Для этого выделим ему отдельную директорию:</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кодMARKDOWN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src/</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components/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 app/</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   ├── app.js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   ├── app.css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   │   └── app.test.js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83A42"/>
          <w:sz w:val="21"/>
          <w:szCs w:val="21"/>
          <w:lang w:val="en-US" w:eastAsia="ru-RU"/>
        </w:rPr>
        <w:t>│   ├──    dog-image/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   └── dog-image.js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 header/</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 header.js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w:t>
      </w:r>
      <w:proofErr w:type="gramStart"/>
      <w:r w:rsidRPr="006268C1">
        <w:rPr>
          <w:rFonts w:ascii="Consolas" w:eastAsia="Times New Roman" w:hAnsi="Consolas" w:cs="Courier New"/>
          <w:color w:val="383A42"/>
          <w:sz w:val="21"/>
          <w:szCs w:val="21"/>
          <w:lang w:val="en-US" w:eastAsia="ru-RU"/>
        </w:rPr>
        <w:t>images</w:t>
      </w:r>
      <w:proofErr w:type="gramEnd"/>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   └── dog-image.jpg</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83A42"/>
          <w:sz w:val="21"/>
          <w:szCs w:val="21"/>
          <w:lang w:eastAsia="ru-RU"/>
        </w:rPr>
        <w:t xml:space="preserve">└── index.js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В проекте содержатся компоненты без CSS-файлов. Займёмся ими чуть позже, а пока рассмотрим </w:t>
      </w:r>
      <w:r w:rsidRPr="006268C1">
        <w:rPr>
          <w:rFonts w:ascii="Consolas" w:eastAsia="Times New Roman" w:hAnsi="Consolas" w:cs="Courier New"/>
          <w:color w:val="383A42"/>
          <w:sz w:val="19"/>
          <w:szCs w:val="19"/>
          <w:shd w:val="clear" w:color="auto" w:fill="F7F9FC"/>
          <w:lang w:eastAsia="ru-RU"/>
        </w:rPr>
        <w:t>app.css</w:t>
      </w:r>
      <w:r w:rsidRPr="006268C1">
        <w:rPr>
          <w:rFonts w:ascii="Times New Roman" w:eastAsia="Times New Roman" w:hAnsi="Times New Roman" w:cs="Times New Roman"/>
          <w:sz w:val="24"/>
          <w:szCs w:val="24"/>
          <w:lang w:eastAsia="ru-RU"/>
        </w:rPr>
        <w:t>. По умолчанию этот файл содержит много стилей, которые CRA применяет для стилизации шаблонного проекта. Удалим их и оставим только один селектор:</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roofErr w:type="gramStart"/>
      <w:r w:rsidRPr="006268C1">
        <w:rPr>
          <w:rFonts w:ascii="Consolas" w:eastAsia="Times New Roman" w:hAnsi="Consolas" w:cs="Courier New"/>
          <w:color w:val="CA8D3D"/>
          <w:sz w:val="21"/>
          <w:szCs w:val="21"/>
          <w:lang w:eastAsia="ru-RU"/>
        </w:rPr>
        <w:t>.app</w:t>
      </w:r>
      <w:proofErr w:type="gramEnd"/>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2A846"/>
          <w:sz w:val="21"/>
          <w:szCs w:val="21"/>
          <w:lang w:eastAsia="ru-RU"/>
        </w:rPr>
        <w:t>text-align</w:t>
      </w:r>
      <w:r w:rsidRPr="006268C1">
        <w:rPr>
          <w:rFonts w:ascii="Consolas" w:eastAsia="Times New Roman" w:hAnsi="Consolas" w:cs="Courier New"/>
          <w:color w:val="383A42"/>
          <w:sz w:val="21"/>
          <w:szCs w:val="21"/>
          <w:lang w:eastAsia="ru-RU"/>
        </w:rPr>
        <w:t>: center;</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Теперь в игру вступают CSS-модули. Для начала переименуем файл </w:t>
      </w:r>
      <w:r w:rsidRPr="006268C1">
        <w:rPr>
          <w:rFonts w:ascii="Consolas" w:eastAsia="Times New Roman" w:hAnsi="Consolas" w:cs="Courier New"/>
          <w:color w:val="383A42"/>
          <w:sz w:val="19"/>
          <w:szCs w:val="19"/>
          <w:shd w:val="clear" w:color="auto" w:fill="F7F9FC"/>
          <w:lang w:eastAsia="ru-RU"/>
        </w:rPr>
        <w:t>app.css</w:t>
      </w:r>
      <w:r w:rsidRPr="006268C1">
        <w:rPr>
          <w:rFonts w:ascii="Times New Roman" w:eastAsia="Times New Roman" w:hAnsi="Times New Roman" w:cs="Times New Roman"/>
          <w:sz w:val="24"/>
          <w:szCs w:val="24"/>
          <w:lang w:eastAsia="ru-RU"/>
        </w:rPr>
        <w:t> в </w:t>
      </w:r>
      <w:r w:rsidRPr="006268C1">
        <w:rPr>
          <w:rFonts w:ascii="Consolas" w:eastAsia="Times New Roman" w:hAnsi="Consolas" w:cs="Courier New"/>
          <w:color w:val="383A42"/>
          <w:sz w:val="19"/>
          <w:szCs w:val="19"/>
          <w:shd w:val="clear" w:color="auto" w:fill="F7F9FC"/>
          <w:lang w:eastAsia="ru-RU"/>
        </w:rPr>
        <w:t>app.module.css</w:t>
      </w:r>
      <w:r w:rsidRPr="006268C1">
        <w:rPr>
          <w:rFonts w:ascii="Times New Roman" w:eastAsia="Times New Roman" w:hAnsi="Times New Roman" w:cs="Times New Roman"/>
          <w:sz w:val="24"/>
          <w:szCs w:val="24"/>
          <w:lang w:eastAsia="ru-RU"/>
        </w:rPr>
        <w:t> — так Webpack поймёт, как правильно работать с этим файлом. Затем импортируем его в </w:t>
      </w:r>
      <w:r w:rsidRPr="006268C1">
        <w:rPr>
          <w:rFonts w:ascii="Consolas" w:eastAsia="Times New Roman" w:hAnsi="Consolas" w:cs="Courier New"/>
          <w:color w:val="383A42"/>
          <w:sz w:val="19"/>
          <w:szCs w:val="19"/>
          <w:shd w:val="clear" w:color="auto" w:fill="F7F9FC"/>
          <w:lang w:eastAsia="ru-RU"/>
        </w:rPr>
        <w:t>App.js</w:t>
      </w:r>
      <w:r w:rsidRPr="006268C1">
        <w:rPr>
          <w:rFonts w:ascii="Times New Roman" w:eastAsia="Times New Roman" w:hAnsi="Times New Roman" w:cs="Times New Roman"/>
          <w:sz w:val="24"/>
          <w:szCs w:val="24"/>
          <w:lang w:eastAsia="ru-RU"/>
        </w:rPr>
        <w:t> и присвоим значение переменной </w:t>
      </w:r>
      <w:r w:rsidRPr="006268C1">
        <w:rPr>
          <w:rFonts w:ascii="Consolas" w:eastAsia="Times New Roman" w:hAnsi="Consolas" w:cs="Courier New"/>
          <w:color w:val="383A42"/>
          <w:sz w:val="19"/>
          <w:szCs w:val="19"/>
          <w:shd w:val="clear" w:color="auto" w:fill="F7F9FC"/>
          <w:lang w:eastAsia="ru-RU"/>
        </w:rPr>
        <w:t>styles</w:t>
      </w:r>
      <w:r w:rsidRPr="006268C1">
        <w:rPr>
          <w:rFonts w:ascii="Times New Roman" w:eastAsia="Times New Roman" w:hAnsi="Times New Roman" w:cs="Times New Roman"/>
          <w:sz w:val="24"/>
          <w:szCs w:val="24"/>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React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'react'</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styles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'./app.module.css'</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i/>
          <w:iCs/>
          <w:color w:val="5C6370"/>
          <w:sz w:val="21"/>
          <w:szCs w:val="21"/>
          <w:lang w:val="en-US" w:eastAsia="ru-RU"/>
        </w:rPr>
        <w:t xml:space="preserve">// </w:t>
      </w:r>
      <w:r w:rsidRPr="006268C1">
        <w:rPr>
          <w:rFonts w:ascii="Consolas" w:eastAsia="Times New Roman" w:hAnsi="Consolas" w:cs="Courier New"/>
          <w:i/>
          <w:iCs/>
          <w:color w:val="5C6370"/>
          <w:sz w:val="21"/>
          <w:szCs w:val="21"/>
          <w:lang w:eastAsia="ru-RU"/>
        </w:rPr>
        <w:t>Импортируем</w:t>
      </w:r>
      <w:r w:rsidRPr="006268C1">
        <w:rPr>
          <w:rFonts w:ascii="Consolas" w:eastAsia="Times New Roman" w:hAnsi="Consolas" w:cs="Courier New"/>
          <w:i/>
          <w:iCs/>
          <w:color w:val="5C6370"/>
          <w:sz w:val="21"/>
          <w:szCs w:val="21"/>
          <w:lang w:val="en-US" w:eastAsia="ru-RU"/>
        </w:rPr>
        <w:t xml:space="preserve"> </w:t>
      </w:r>
      <w:r w:rsidRPr="006268C1">
        <w:rPr>
          <w:rFonts w:ascii="Consolas" w:eastAsia="Times New Roman" w:hAnsi="Consolas" w:cs="Courier New"/>
          <w:i/>
          <w:iCs/>
          <w:color w:val="5C6370"/>
          <w:sz w:val="21"/>
          <w:szCs w:val="21"/>
          <w:lang w:eastAsia="ru-RU"/>
        </w:rPr>
        <w:t>компоненты</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Header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'../header/header'</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DogImage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'../dog-image/dog-image'</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i/>
          <w:iCs/>
          <w:color w:val="5C6370"/>
          <w:sz w:val="21"/>
          <w:szCs w:val="21"/>
          <w:lang w:eastAsia="ru-RU"/>
        </w:rPr>
        <w:t>// Далее идёт содержимое компонента App, которое нам пока не очень интересно</w:t>
      </w: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На этом моменте можно сделать паузу и приготовить вкусный напиток. Дальше разберёмся, что именно произошло.</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Импортировать CSS-файл можно двумя способами: в зависимости от того, указано ли ключевое слово </w:t>
      </w:r>
      <w:r w:rsidRPr="006268C1">
        <w:rPr>
          <w:rFonts w:ascii="Consolas" w:eastAsia="Times New Roman" w:hAnsi="Consolas" w:cs="Courier New"/>
          <w:color w:val="383A42"/>
          <w:sz w:val="19"/>
          <w:szCs w:val="19"/>
          <w:shd w:val="clear" w:color="auto" w:fill="F7F9FC"/>
          <w:lang w:eastAsia="ru-RU"/>
        </w:rPr>
        <w:t>module</w:t>
      </w:r>
      <w:r w:rsidRPr="006268C1">
        <w:rPr>
          <w:rFonts w:ascii="Times New Roman" w:eastAsia="Times New Roman" w:hAnsi="Times New Roman" w:cs="Times New Roman"/>
          <w:sz w:val="24"/>
          <w:szCs w:val="24"/>
          <w:lang w:eastAsia="ru-RU"/>
        </w:rPr>
        <w:t> перед расширением файла.</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Если CSS-файл — не модуль, подключить его можно так:</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proofErr w:type="gramStart"/>
      <w:r w:rsidRPr="006268C1">
        <w:rPr>
          <w:rFonts w:ascii="Consolas" w:eastAsia="Times New Roman" w:hAnsi="Consolas" w:cs="Courier New"/>
          <w:color w:val="383A42"/>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'./awesome-css-file.css';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lastRenderedPageBreak/>
        <w:t>Эта директива сообщает Webpack, что содержимое CSS-файла нужно взять в сборку. Если посмотреть на исходный код страницы во время работы приложения, то содержимое этого файла можно увидеть в первоначальном виде внутри элемента </w:t>
      </w:r>
      <w:r w:rsidRPr="006268C1">
        <w:rPr>
          <w:rFonts w:ascii="Consolas" w:eastAsia="Times New Roman" w:hAnsi="Consolas" w:cs="Courier New"/>
          <w:color w:val="383A42"/>
          <w:sz w:val="19"/>
          <w:szCs w:val="19"/>
          <w:shd w:val="clear" w:color="auto" w:fill="F7F9FC"/>
          <w:lang w:eastAsia="ru-RU"/>
        </w:rPr>
        <w:t>style</w:t>
      </w:r>
      <w:r w:rsidRPr="006268C1">
        <w:rPr>
          <w:rFonts w:ascii="Times New Roman" w:eastAsia="Times New Roman" w:hAnsi="Times New Roman" w:cs="Times New Roman"/>
          <w:sz w:val="24"/>
          <w:szCs w:val="24"/>
          <w:lang w:eastAsia="ru-RU"/>
        </w:rPr>
        <w:t>. CSS-файлы удобно использовать для хранения общих стилей, которые не относятся к какому-либо компоненту.</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Если же CSS-файл — модуль, подключить его можно уже знакомым способом:</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proofErr w:type="gramStart"/>
      <w:r w:rsidRPr="006268C1">
        <w:rPr>
          <w:rFonts w:ascii="Consolas" w:eastAsia="Times New Roman" w:hAnsi="Consolas" w:cs="Courier New"/>
          <w:color w:val="383A42"/>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styles from './app.module.css';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Теперь директива работает иначе. Webpack преобразует и хеширует селекторы, которые содержатся внутри файлов модулей. В этом случае хеш схож с отпечатками пальцев. Как бы ни были похожи два человека, их отпечатки различаются, это врождённая особенность. Так и хеш селекторов определяются модулем, в котором описан селектор.</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Если заглянуть в исходный код страницы во время работы приложения, то содержимое таких файлов можно увидеть с хешированными селекторами внутри элемента </w:t>
      </w:r>
      <w:r w:rsidRPr="006268C1">
        <w:rPr>
          <w:rFonts w:ascii="Consolas" w:eastAsia="Times New Roman" w:hAnsi="Consolas" w:cs="Courier New"/>
          <w:color w:val="383A42"/>
          <w:sz w:val="19"/>
          <w:szCs w:val="19"/>
          <w:shd w:val="clear" w:color="auto" w:fill="F7F9FC"/>
          <w:lang w:eastAsia="ru-RU"/>
        </w:rPr>
        <w:t>style</w:t>
      </w:r>
      <w:r w:rsidRPr="006268C1">
        <w:rPr>
          <w:rFonts w:ascii="Times New Roman" w:eastAsia="Times New Roman" w:hAnsi="Times New Roman" w:cs="Times New Roman"/>
          <w:sz w:val="24"/>
          <w:szCs w:val="24"/>
          <w:lang w:eastAsia="ru-RU"/>
        </w:rPr>
        <w:t>.</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Посмотрим, что содержит переменная </w:t>
      </w:r>
      <w:r w:rsidRPr="006268C1">
        <w:rPr>
          <w:rFonts w:ascii="Consolas" w:eastAsia="Times New Roman" w:hAnsi="Consolas" w:cs="Courier New"/>
          <w:color w:val="383A42"/>
          <w:sz w:val="19"/>
          <w:szCs w:val="19"/>
          <w:shd w:val="clear" w:color="auto" w:fill="F7F9FC"/>
          <w:lang w:eastAsia="ru-RU"/>
        </w:rPr>
        <w:t>styles</w:t>
      </w:r>
      <w:r w:rsidRPr="006268C1">
        <w:rPr>
          <w:rFonts w:ascii="Times New Roman" w:eastAsia="Times New Roman" w:hAnsi="Times New Roman" w:cs="Times New Roman"/>
          <w:sz w:val="24"/>
          <w:szCs w:val="24"/>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кодJSON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app: "app_app__llV42"</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Переменная </w:t>
      </w:r>
      <w:r w:rsidRPr="006268C1">
        <w:rPr>
          <w:rFonts w:ascii="Consolas" w:eastAsia="Times New Roman" w:hAnsi="Consolas" w:cs="Courier New"/>
          <w:color w:val="383A42"/>
          <w:sz w:val="19"/>
          <w:szCs w:val="19"/>
          <w:shd w:val="clear" w:color="auto" w:fill="F7F9FC"/>
          <w:lang w:eastAsia="ru-RU"/>
        </w:rPr>
        <w:t>styles</w:t>
      </w:r>
      <w:r w:rsidRPr="006268C1">
        <w:rPr>
          <w:rFonts w:ascii="Times New Roman" w:eastAsia="Times New Roman" w:hAnsi="Times New Roman" w:cs="Times New Roman"/>
          <w:sz w:val="24"/>
          <w:szCs w:val="24"/>
          <w:lang w:eastAsia="ru-RU"/>
        </w:rPr>
        <w:t> — объект, в котором располагаются:</w:t>
      </w:r>
    </w:p>
    <w:p w:rsidR="006268C1" w:rsidRPr="006268C1" w:rsidRDefault="006268C1" w:rsidP="006268C1">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 xml:space="preserve">ключ — название </w:t>
      </w:r>
      <w:proofErr w:type="gramStart"/>
      <w:r w:rsidRPr="006268C1">
        <w:rPr>
          <w:rFonts w:ascii="Times New Roman" w:eastAsia="Times New Roman" w:hAnsi="Times New Roman" w:cs="Times New Roman"/>
          <w:sz w:val="24"/>
          <w:szCs w:val="24"/>
          <w:lang w:eastAsia="ru-RU"/>
        </w:rPr>
        <w:t>селектора </w:t>
      </w:r>
      <w:r w:rsidRPr="006268C1">
        <w:rPr>
          <w:rFonts w:ascii="Consolas" w:eastAsia="Times New Roman" w:hAnsi="Consolas" w:cs="Courier New"/>
          <w:color w:val="383A42"/>
          <w:sz w:val="19"/>
          <w:szCs w:val="19"/>
          <w:shd w:val="clear" w:color="auto" w:fill="F7F9FC"/>
          <w:lang w:eastAsia="ru-RU"/>
        </w:rPr>
        <w:t>.app</w:t>
      </w:r>
      <w:proofErr w:type="gramEnd"/>
      <w:r w:rsidRPr="006268C1">
        <w:rPr>
          <w:rFonts w:ascii="Times New Roman" w:eastAsia="Times New Roman" w:hAnsi="Times New Roman" w:cs="Times New Roman"/>
          <w:sz w:val="24"/>
          <w:szCs w:val="24"/>
          <w:lang w:eastAsia="ru-RU"/>
        </w:rPr>
        <w:t> в CSS-модуле;</w:t>
      </w:r>
    </w:p>
    <w:p w:rsidR="006268C1" w:rsidRPr="006268C1" w:rsidRDefault="006268C1" w:rsidP="006268C1">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 xml:space="preserve">значение — хешированная запись </w:t>
      </w:r>
      <w:proofErr w:type="gramStart"/>
      <w:r w:rsidRPr="006268C1">
        <w:rPr>
          <w:rFonts w:ascii="Times New Roman" w:eastAsia="Times New Roman" w:hAnsi="Times New Roman" w:cs="Times New Roman"/>
          <w:sz w:val="24"/>
          <w:szCs w:val="24"/>
          <w:lang w:eastAsia="ru-RU"/>
        </w:rPr>
        <w:t>селектора </w:t>
      </w:r>
      <w:r w:rsidRPr="006268C1">
        <w:rPr>
          <w:rFonts w:ascii="Consolas" w:eastAsia="Times New Roman" w:hAnsi="Consolas" w:cs="Courier New"/>
          <w:color w:val="383A42"/>
          <w:sz w:val="19"/>
          <w:szCs w:val="19"/>
          <w:shd w:val="clear" w:color="auto" w:fill="F7F9FC"/>
          <w:lang w:eastAsia="ru-RU"/>
        </w:rPr>
        <w:t>.app</w:t>
      </w:r>
      <w:proofErr w:type="gramEnd"/>
      <w:r w:rsidRPr="006268C1">
        <w:rPr>
          <w:rFonts w:ascii="Times New Roman" w:eastAsia="Times New Roman" w:hAnsi="Times New Roman" w:cs="Times New Roman"/>
          <w:sz w:val="24"/>
          <w:szCs w:val="24"/>
          <w:lang w:eastAsia="ru-RU"/>
        </w:rPr>
        <w:t>, в которой </w:t>
      </w:r>
      <w:r w:rsidRPr="006268C1">
        <w:rPr>
          <w:rFonts w:ascii="Consolas" w:eastAsia="Times New Roman" w:hAnsi="Consolas" w:cs="Courier New"/>
          <w:color w:val="383A42"/>
          <w:sz w:val="19"/>
          <w:szCs w:val="19"/>
          <w:shd w:val="clear" w:color="auto" w:fill="F7F9FC"/>
          <w:lang w:eastAsia="ru-RU"/>
        </w:rPr>
        <w:t>app</w:t>
      </w:r>
      <w:r w:rsidRPr="006268C1">
        <w:rPr>
          <w:rFonts w:ascii="Times New Roman" w:eastAsia="Times New Roman" w:hAnsi="Times New Roman" w:cs="Times New Roman"/>
          <w:sz w:val="24"/>
          <w:szCs w:val="24"/>
          <w:lang w:eastAsia="ru-RU"/>
        </w:rPr>
        <w:t>_app__llV42 — название импортированного модуля, app_</w:t>
      </w:r>
      <w:r w:rsidRPr="006268C1">
        <w:rPr>
          <w:rFonts w:ascii="Consolas" w:eastAsia="Times New Roman" w:hAnsi="Consolas" w:cs="Courier New"/>
          <w:color w:val="383A42"/>
          <w:sz w:val="19"/>
          <w:szCs w:val="19"/>
          <w:shd w:val="clear" w:color="auto" w:fill="F7F9FC"/>
          <w:lang w:eastAsia="ru-RU"/>
        </w:rPr>
        <w:t>app</w:t>
      </w:r>
      <w:r w:rsidRPr="006268C1">
        <w:rPr>
          <w:rFonts w:ascii="Times New Roman" w:eastAsia="Times New Roman" w:hAnsi="Times New Roman" w:cs="Times New Roman"/>
          <w:sz w:val="24"/>
          <w:szCs w:val="24"/>
          <w:lang w:eastAsia="ru-RU"/>
        </w:rPr>
        <w:t>__IIV42 — название селектора, а app_app__</w:t>
      </w:r>
      <w:r w:rsidRPr="006268C1">
        <w:rPr>
          <w:rFonts w:ascii="Consolas" w:eastAsia="Times New Roman" w:hAnsi="Consolas" w:cs="Courier New"/>
          <w:color w:val="383A42"/>
          <w:sz w:val="19"/>
          <w:szCs w:val="19"/>
          <w:shd w:val="clear" w:color="auto" w:fill="F7F9FC"/>
          <w:lang w:eastAsia="ru-RU"/>
        </w:rPr>
        <w:t>llV42</w:t>
      </w:r>
      <w:r w:rsidRPr="006268C1">
        <w:rPr>
          <w:rFonts w:ascii="Times New Roman" w:eastAsia="Times New Roman" w:hAnsi="Times New Roman" w:cs="Times New Roman"/>
          <w:sz w:val="24"/>
          <w:szCs w:val="24"/>
          <w:lang w:eastAsia="ru-RU"/>
        </w:rPr>
        <w:t> — хеш.</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Такая запись значения селектора — редактируемый параметр. Но мы рекомендуем оставить его без изменений.</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Теперь попробуем воспользоваться стилями, которые предоставляет модуль </w:t>
      </w:r>
      <w:r w:rsidRPr="006268C1">
        <w:rPr>
          <w:rFonts w:ascii="Consolas" w:eastAsia="Times New Roman" w:hAnsi="Consolas" w:cs="Courier New"/>
          <w:color w:val="383A42"/>
          <w:sz w:val="19"/>
          <w:szCs w:val="19"/>
          <w:shd w:val="clear" w:color="auto" w:fill="F7F9FC"/>
          <w:lang w:eastAsia="ru-RU"/>
        </w:rPr>
        <w:t>app</w:t>
      </w:r>
      <w:r w:rsidRPr="006268C1">
        <w:rPr>
          <w:rFonts w:ascii="Times New Roman" w:eastAsia="Times New Roman" w:hAnsi="Times New Roman" w:cs="Times New Roman"/>
          <w:sz w:val="24"/>
          <w:szCs w:val="24"/>
          <w:lang w:eastAsia="ru-RU"/>
        </w:rPr>
        <w:t>. Для этого элементу в </w:t>
      </w:r>
      <w:r w:rsidRPr="006268C1">
        <w:rPr>
          <w:rFonts w:ascii="Consolas" w:eastAsia="Times New Roman" w:hAnsi="Consolas" w:cs="Courier New"/>
          <w:color w:val="383A42"/>
          <w:sz w:val="19"/>
          <w:szCs w:val="19"/>
          <w:shd w:val="clear" w:color="auto" w:fill="F7F9FC"/>
          <w:lang w:eastAsia="ru-RU"/>
        </w:rPr>
        <w:t>className</w:t>
      </w:r>
      <w:r w:rsidRPr="006268C1">
        <w:rPr>
          <w:rFonts w:ascii="Times New Roman" w:eastAsia="Times New Roman" w:hAnsi="Times New Roman" w:cs="Times New Roman"/>
          <w:sz w:val="24"/>
          <w:szCs w:val="24"/>
          <w:lang w:eastAsia="ru-RU"/>
        </w:rPr>
        <w:t> запишем путь до нужного селектора из объекта </w:t>
      </w:r>
      <w:r w:rsidRPr="006268C1">
        <w:rPr>
          <w:rFonts w:ascii="Consolas" w:eastAsia="Times New Roman" w:hAnsi="Consolas" w:cs="Courier New"/>
          <w:color w:val="383A42"/>
          <w:sz w:val="19"/>
          <w:szCs w:val="19"/>
          <w:shd w:val="clear" w:color="auto" w:fill="F7F9FC"/>
          <w:lang w:eastAsia="ru-RU"/>
        </w:rPr>
        <w:t>styles</w:t>
      </w:r>
      <w:r w:rsidRPr="006268C1">
        <w:rPr>
          <w:rFonts w:ascii="Times New Roman" w:eastAsia="Times New Roman" w:hAnsi="Times New Roman" w:cs="Times New Roman"/>
          <w:sz w:val="24"/>
          <w:szCs w:val="24"/>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React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'react'</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styles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'./app.module.css'</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i/>
          <w:iCs/>
          <w:color w:val="5C6370"/>
          <w:sz w:val="21"/>
          <w:szCs w:val="21"/>
          <w:lang w:val="en-US" w:eastAsia="ru-RU"/>
        </w:rPr>
        <w:t xml:space="preserve">// </w:t>
      </w:r>
      <w:r w:rsidRPr="006268C1">
        <w:rPr>
          <w:rFonts w:ascii="Consolas" w:eastAsia="Times New Roman" w:hAnsi="Consolas" w:cs="Courier New"/>
          <w:i/>
          <w:iCs/>
          <w:color w:val="5C6370"/>
          <w:sz w:val="21"/>
          <w:szCs w:val="21"/>
          <w:lang w:eastAsia="ru-RU"/>
        </w:rPr>
        <w:t>Подключили</w:t>
      </w:r>
      <w:r w:rsidRPr="006268C1">
        <w:rPr>
          <w:rFonts w:ascii="Consolas" w:eastAsia="Times New Roman" w:hAnsi="Consolas" w:cs="Courier New"/>
          <w:i/>
          <w:iCs/>
          <w:color w:val="5C6370"/>
          <w:sz w:val="21"/>
          <w:szCs w:val="21"/>
          <w:lang w:val="en-US" w:eastAsia="ru-RU"/>
        </w:rPr>
        <w:t xml:space="preserve"> </w:t>
      </w:r>
      <w:r w:rsidRPr="006268C1">
        <w:rPr>
          <w:rFonts w:ascii="Consolas" w:eastAsia="Times New Roman" w:hAnsi="Consolas" w:cs="Courier New"/>
          <w:i/>
          <w:iCs/>
          <w:color w:val="5C6370"/>
          <w:sz w:val="21"/>
          <w:szCs w:val="21"/>
          <w:lang w:eastAsia="ru-RU"/>
        </w:rPr>
        <w:t>модуль</w:t>
      </w:r>
      <w:r w:rsidRPr="006268C1">
        <w:rPr>
          <w:rFonts w:ascii="Consolas" w:eastAsia="Times New Roman" w:hAnsi="Consolas" w:cs="Courier New"/>
          <w:i/>
          <w:iCs/>
          <w:color w:val="5C6370"/>
          <w:sz w:val="21"/>
          <w:szCs w:val="21"/>
          <w:lang w:val="en-US" w:eastAsia="ru-RU"/>
        </w:rPr>
        <w:t xml:space="preserve"> app;</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Header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'../header/header'</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DogImage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'../dog-image/dog-image'</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class</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App</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678DD"/>
          <w:sz w:val="21"/>
          <w:szCs w:val="21"/>
          <w:lang w:val="en-US" w:eastAsia="ru-RU"/>
        </w:rPr>
        <w:t>extends</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React</w:t>
      </w:r>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CA8D3D"/>
          <w:sz w:val="21"/>
          <w:szCs w:val="21"/>
          <w:lang w:val="en-US" w:eastAsia="ru-RU"/>
        </w:rPr>
        <w:t>Component</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56B6C2"/>
          <w:sz w:val="21"/>
          <w:szCs w:val="21"/>
          <w:lang w:val="en-US" w:eastAsia="ru-RU"/>
        </w:rPr>
        <w:t>render</w:t>
      </w:r>
      <w:r w:rsidRPr="006268C1">
        <w:rPr>
          <w:rFonts w:ascii="Consolas" w:eastAsia="Times New Roman" w:hAnsi="Consolas" w:cs="Courier New"/>
          <w:color w:val="383A42"/>
          <w:sz w:val="21"/>
          <w:szCs w:val="21"/>
          <w:lang w:val="en-US" w:eastAsia="ru-RU"/>
        </w:rPr>
        <w:t>(</w:t>
      </w:r>
      <w:proofErr w:type="gramEnd"/>
      <w:r w:rsidRPr="006268C1">
        <w:rPr>
          <w:rFonts w:ascii="Consolas" w:eastAsia="Times New Roman" w:hAnsi="Consolas" w:cs="Courier New"/>
          <w:color w:val="383A42"/>
          <w:sz w:val="21"/>
          <w:szCs w:val="21"/>
          <w:lang w:val="en-US" w:eastAsia="ru-RU"/>
        </w:rPr>
        <w:t>)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678DD"/>
          <w:sz w:val="21"/>
          <w:szCs w:val="21"/>
          <w:lang w:val="en-US" w:eastAsia="ru-RU"/>
        </w:rPr>
        <w:t>return</w:t>
      </w:r>
      <w:proofErr w:type="gramEnd"/>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div</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className</w:t>
      </w:r>
      <w:proofErr w:type="gramStart"/>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styles.app</w:t>
      </w:r>
      <w:r w:rsidRPr="006268C1">
        <w:rPr>
          <w:rFonts w:ascii="Consolas" w:eastAsia="Times New Roman" w:hAnsi="Consolas" w:cs="Courier New"/>
          <w:color w:val="383A42"/>
          <w:sz w:val="21"/>
          <w:szCs w:val="21"/>
          <w:lang w:val="en-US" w:eastAsia="ru-RU"/>
        </w:rPr>
        <w:t xml:space="preserve"> }&gt;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83A42"/>
          <w:sz w:val="21"/>
          <w:szCs w:val="21"/>
          <w:lang w:eastAsia="ru-RU"/>
        </w:rPr>
        <w:t>{/* Указали в значении путь до селектора;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83A42"/>
          <w:sz w:val="21"/>
          <w:szCs w:val="21"/>
          <w:lang w:val="en-US" w:eastAsia="ru-RU"/>
        </w:rPr>
        <w:t>&lt;</w:t>
      </w:r>
      <w:r w:rsidRPr="006268C1">
        <w:rPr>
          <w:rFonts w:ascii="Consolas" w:eastAsia="Times New Roman" w:hAnsi="Consolas" w:cs="Courier New"/>
          <w:color w:val="FF4040"/>
          <w:sz w:val="21"/>
          <w:szCs w:val="21"/>
          <w:lang w:val="en-US" w:eastAsia="ru-RU"/>
        </w:rPr>
        <w:t>Header</w:t>
      </w:r>
      <w:r w:rsidRPr="006268C1">
        <w:rPr>
          <w:rFonts w:ascii="Consolas" w:eastAsia="Times New Roman" w:hAnsi="Consolas" w:cs="Courier New"/>
          <w:color w:val="383A42"/>
          <w:sz w:val="21"/>
          <w:szCs w:val="21"/>
          <w:lang w:val="en-US" w:eastAsia="ru-RU"/>
        </w:rPr>
        <w:t xml:space="preserve"> /&gt;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DogImage</w:t>
      </w:r>
      <w:r w:rsidRPr="006268C1">
        <w:rPr>
          <w:rFonts w:ascii="Consolas" w:eastAsia="Times New Roman" w:hAnsi="Consolas" w:cs="Courier New"/>
          <w:color w:val="383A42"/>
          <w:sz w:val="21"/>
          <w:szCs w:val="21"/>
          <w:lang w:val="en-US" w:eastAsia="ru-RU"/>
        </w:rPr>
        <w:t xml:space="preserve"> /&gt;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div</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proofErr w:type="gramStart"/>
      <w:r w:rsidRPr="006268C1">
        <w:rPr>
          <w:rFonts w:ascii="Consolas" w:eastAsia="Times New Roman" w:hAnsi="Consolas" w:cs="Courier New"/>
          <w:color w:val="C678DD"/>
          <w:sz w:val="21"/>
          <w:szCs w:val="21"/>
          <w:lang w:val="en-US" w:eastAsia="ru-RU"/>
        </w:rPr>
        <w:lastRenderedPageBreak/>
        <w:t>export</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678DD"/>
          <w:sz w:val="21"/>
          <w:szCs w:val="21"/>
          <w:lang w:val="en-US" w:eastAsia="ru-RU"/>
        </w:rPr>
        <w:t>default</w:t>
      </w:r>
      <w:r w:rsidRPr="006268C1">
        <w:rPr>
          <w:rFonts w:ascii="Consolas" w:eastAsia="Times New Roman" w:hAnsi="Consolas" w:cs="Courier New"/>
          <w:color w:val="383A42"/>
          <w:sz w:val="21"/>
          <w:szCs w:val="21"/>
          <w:lang w:val="en-US" w:eastAsia="ru-RU"/>
        </w:rPr>
        <w:t xml:space="preserve"> App;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Подключить селектор из модуля достаточно просто. Для этого укажите в </w:t>
      </w:r>
      <w:r w:rsidRPr="006268C1">
        <w:rPr>
          <w:rFonts w:ascii="Consolas" w:eastAsia="Times New Roman" w:hAnsi="Consolas" w:cs="Courier New"/>
          <w:color w:val="383A42"/>
          <w:sz w:val="19"/>
          <w:szCs w:val="19"/>
          <w:shd w:val="clear" w:color="auto" w:fill="F7F9FC"/>
          <w:lang w:eastAsia="ru-RU"/>
        </w:rPr>
        <w:t>className</w:t>
      </w:r>
      <w:r w:rsidRPr="006268C1">
        <w:rPr>
          <w:rFonts w:ascii="Times New Roman" w:eastAsia="Times New Roman" w:hAnsi="Times New Roman" w:cs="Times New Roman"/>
          <w:sz w:val="24"/>
          <w:szCs w:val="24"/>
          <w:lang w:eastAsia="ru-RU"/>
        </w:rPr>
        <w:t> ключ хешированного значения селектора. В нашем случае это свойство </w:t>
      </w:r>
      <w:r w:rsidRPr="006268C1">
        <w:rPr>
          <w:rFonts w:ascii="Consolas" w:eastAsia="Times New Roman" w:hAnsi="Consolas" w:cs="Courier New"/>
          <w:color w:val="383A42"/>
          <w:sz w:val="19"/>
          <w:szCs w:val="19"/>
          <w:shd w:val="clear" w:color="auto" w:fill="F7F9FC"/>
          <w:lang w:eastAsia="ru-RU"/>
        </w:rPr>
        <w:t>app</w:t>
      </w:r>
      <w:r w:rsidRPr="006268C1">
        <w:rPr>
          <w:rFonts w:ascii="Times New Roman" w:eastAsia="Times New Roman" w:hAnsi="Times New Roman" w:cs="Times New Roman"/>
          <w:sz w:val="24"/>
          <w:szCs w:val="24"/>
          <w:lang w:eastAsia="ru-RU"/>
        </w:rPr>
        <w:t>.</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Продолжим стилизовать проект и займёмся компонентом </w:t>
      </w:r>
      <w:r w:rsidRPr="006268C1">
        <w:rPr>
          <w:rFonts w:ascii="Consolas" w:eastAsia="Times New Roman" w:hAnsi="Consolas" w:cs="Courier New"/>
          <w:color w:val="383A42"/>
          <w:sz w:val="19"/>
          <w:szCs w:val="19"/>
          <w:shd w:val="clear" w:color="auto" w:fill="F7F9FC"/>
          <w:lang w:eastAsia="ru-RU"/>
        </w:rPr>
        <w:t>DogImage</w:t>
      </w:r>
      <w:r w:rsidRPr="006268C1">
        <w:rPr>
          <w:rFonts w:ascii="Times New Roman" w:eastAsia="Times New Roman" w:hAnsi="Times New Roman" w:cs="Times New Roman"/>
          <w:sz w:val="24"/>
          <w:szCs w:val="24"/>
          <w:lang w:eastAsia="ru-RU"/>
        </w:rPr>
        <w:t>. Перед этим немного его усложним: добавим название мема и год, когда мем набрал популярность.</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class</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DogImage</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678DD"/>
          <w:sz w:val="21"/>
          <w:szCs w:val="21"/>
          <w:lang w:val="en-US" w:eastAsia="ru-RU"/>
        </w:rPr>
        <w:t>extends</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React</w:t>
      </w:r>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CA8D3D"/>
          <w:sz w:val="21"/>
          <w:szCs w:val="21"/>
          <w:lang w:val="en-US" w:eastAsia="ru-RU"/>
        </w:rPr>
        <w:t>Component</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56B6C2"/>
          <w:sz w:val="21"/>
          <w:szCs w:val="21"/>
          <w:lang w:val="en-US" w:eastAsia="ru-RU"/>
        </w:rPr>
        <w:t>render</w:t>
      </w:r>
      <w:r w:rsidRPr="006268C1">
        <w:rPr>
          <w:rFonts w:ascii="Consolas" w:eastAsia="Times New Roman" w:hAnsi="Consolas" w:cs="Courier New"/>
          <w:color w:val="383A42"/>
          <w:sz w:val="21"/>
          <w:szCs w:val="21"/>
          <w:lang w:val="en-US" w:eastAsia="ru-RU"/>
        </w:rPr>
        <w:t>(</w:t>
      </w:r>
      <w:proofErr w:type="gramEnd"/>
      <w:r w:rsidRPr="006268C1">
        <w:rPr>
          <w:rFonts w:ascii="Consolas" w:eastAsia="Times New Roman" w:hAnsi="Consolas" w:cs="Courier New"/>
          <w:color w:val="383A42"/>
          <w:sz w:val="21"/>
          <w:szCs w:val="21"/>
          <w:lang w:val="en-US" w:eastAsia="ru-RU"/>
        </w:rPr>
        <w:t>)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678DD"/>
          <w:sz w:val="21"/>
          <w:szCs w:val="21"/>
          <w:lang w:val="en-US" w:eastAsia="ru-RU"/>
        </w:rPr>
        <w:t>return</w:t>
      </w:r>
      <w:proofErr w:type="gramEnd"/>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proofErr w:type="gramStart"/>
      <w:r w:rsidRPr="006268C1">
        <w:rPr>
          <w:rFonts w:ascii="Consolas" w:eastAsia="Times New Roman" w:hAnsi="Consolas" w:cs="Courier New"/>
          <w:color w:val="FF4040"/>
          <w:sz w:val="21"/>
          <w:szCs w:val="21"/>
          <w:lang w:val="en-US" w:eastAsia="ru-RU"/>
        </w:rPr>
        <w:t>div</w:t>
      </w:r>
      <w:proofErr w:type="gramEnd"/>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img</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A8D3D"/>
          <w:sz w:val="21"/>
          <w:szCs w:val="21"/>
          <w:lang w:val="en-US" w:eastAsia="ru-RU"/>
        </w:rPr>
        <w:t>src</w:t>
      </w:r>
      <w:proofErr w:type="gramEnd"/>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this.props.image</w:t>
      </w:r>
      <w:r w:rsidRPr="006268C1">
        <w:rPr>
          <w:rFonts w:ascii="Consolas" w:eastAsia="Times New Roman" w:hAnsi="Consolas" w:cs="Courier New"/>
          <w:color w:val="383A42"/>
          <w:sz w:val="21"/>
          <w:szCs w:val="21"/>
          <w:lang w:val="en-US" w:eastAsia="ru-RU"/>
        </w:rPr>
        <w:t xml:space="preserve"> }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A8D3D"/>
          <w:sz w:val="21"/>
          <w:szCs w:val="21"/>
          <w:lang w:val="en-US" w:eastAsia="ru-RU"/>
        </w:rPr>
        <w:t>alt</w:t>
      </w:r>
      <w:proofErr w:type="gramEnd"/>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w:t>
      </w:r>
      <w:r w:rsidRPr="006268C1">
        <w:rPr>
          <w:rFonts w:ascii="Consolas" w:eastAsia="Times New Roman" w:hAnsi="Consolas" w:cs="Courier New"/>
          <w:color w:val="32A846"/>
          <w:sz w:val="21"/>
          <w:szCs w:val="21"/>
          <w:lang w:eastAsia="ru-RU"/>
        </w:rPr>
        <w:t>Грустная</w:t>
      </w:r>
      <w:r w:rsidRPr="006268C1">
        <w:rPr>
          <w:rFonts w:ascii="Consolas" w:eastAsia="Times New Roman" w:hAnsi="Consolas" w:cs="Courier New"/>
          <w:color w:val="32A846"/>
          <w:sz w:val="21"/>
          <w:szCs w:val="21"/>
          <w:lang w:val="en-US" w:eastAsia="ru-RU"/>
        </w:rPr>
        <w:t xml:space="preserve"> </w:t>
      </w:r>
      <w:r w:rsidRPr="006268C1">
        <w:rPr>
          <w:rFonts w:ascii="Consolas" w:eastAsia="Times New Roman" w:hAnsi="Consolas" w:cs="Courier New"/>
          <w:color w:val="32A846"/>
          <w:sz w:val="21"/>
          <w:szCs w:val="21"/>
          <w:lang w:eastAsia="ru-RU"/>
        </w:rPr>
        <w:t>собачка</w:t>
      </w:r>
      <w:r w:rsidRPr="006268C1">
        <w:rPr>
          <w:rFonts w:ascii="Consolas" w:eastAsia="Times New Roman" w:hAnsi="Consolas" w:cs="Courier New"/>
          <w:color w:val="32A846"/>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h2</w:t>
      </w:r>
      <w:proofErr w:type="gramStart"/>
      <w:r w:rsidRPr="006268C1">
        <w:rPr>
          <w:rFonts w:ascii="Consolas" w:eastAsia="Times New Roman" w:hAnsi="Consolas" w:cs="Courier New"/>
          <w:color w:val="383A42"/>
          <w:sz w:val="21"/>
          <w:szCs w:val="21"/>
          <w:lang w:val="en-US" w:eastAsia="ru-RU"/>
        </w:rPr>
        <w:t>&gt;{</w:t>
      </w:r>
      <w:proofErr w:type="gramEnd"/>
      <w:r w:rsidRPr="006268C1">
        <w:rPr>
          <w:rFonts w:ascii="Consolas" w:eastAsia="Times New Roman" w:hAnsi="Consolas" w:cs="Courier New"/>
          <w:color w:val="383A42"/>
          <w:sz w:val="21"/>
          <w:szCs w:val="21"/>
          <w:lang w:val="en-US" w:eastAsia="ru-RU"/>
        </w:rPr>
        <w:t xml:space="preserve"> this.props.name }&lt;/</w:t>
      </w:r>
      <w:r w:rsidRPr="006268C1">
        <w:rPr>
          <w:rFonts w:ascii="Consolas" w:eastAsia="Times New Roman" w:hAnsi="Consolas" w:cs="Courier New"/>
          <w:color w:val="FF4040"/>
          <w:sz w:val="21"/>
          <w:szCs w:val="21"/>
          <w:lang w:val="en-US" w:eastAsia="ru-RU"/>
        </w:rPr>
        <w:t>h2</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proofErr w:type="gramStart"/>
      <w:r w:rsidRPr="006268C1">
        <w:rPr>
          <w:rFonts w:ascii="Consolas" w:eastAsia="Times New Roman" w:hAnsi="Consolas" w:cs="Courier New"/>
          <w:color w:val="FF4040"/>
          <w:sz w:val="21"/>
          <w:szCs w:val="21"/>
          <w:lang w:val="en-US" w:eastAsia="ru-RU"/>
        </w:rPr>
        <w:t>span</w:t>
      </w:r>
      <w:proofErr w:type="gramEnd"/>
      <w:r w:rsidRPr="006268C1">
        <w:rPr>
          <w:rFonts w:ascii="Consolas" w:eastAsia="Times New Roman" w:hAnsi="Consolas" w:cs="Courier New"/>
          <w:color w:val="383A42"/>
          <w:sz w:val="21"/>
          <w:szCs w:val="21"/>
          <w:lang w:val="en-US" w:eastAsia="ru-RU"/>
        </w:rPr>
        <w:t>&gt;{ this.props.description }&lt;/</w:t>
      </w:r>
      <w:r w:rsidRPr="006268C1">
        <w:rPr>
          <w:rFonts w:ascii="Consolas" w:eastAsia="Times New Roman" w:hAnsi="Consolas" w:cs="Courier New"/>
          <w:color w:val="FF4040"/>
          <w:sz w:val="21"/>
          <w:szCs w:val="21"/>
          <w:lang w:val="en-US" w:eastAsia="ru-RU"/>
        </w:rPr>
        <w:t>span</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83A42"/>
          <w:sz w:val="21"/>
          <w:szCs w:val="21"/>
          <w:lang w:eastAsia="ru-RU"/>
        </w:rPr>
        <w:t>&lt;/</w:t>
      </w:r>
      <w:r w:rsidRPr="006268C1">
        <w:rPr>
          <w:rFonts w:ascii="Consolas" w:eastAsia="Times New Roman" w:hAnsi="Consolas" w:cs="Courier New"/>
          <w:color w:val="FF4040"/>
          <w:sz w:val="21"/>
          <w:szCs w:val="21"/>
          <w:lang w:eastAsia="ru-RU"/>
        </w:rPr>
        <w:t>div</w:t>
      </w:r>
      <w:r w:rsidRPr="006268C1">
        <w:rPr>
          <w:rFonts w:ascii="Consolas" w:eastAsia="Times New Roman" w:hAnsi="Consolas" w:cs="Courier New"/>
          <w:color w:val="383A42"/>
          <w:sz w:val="21"/>
          <w:szCs w:val="21"/>
          <w:lang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Теперь создадим новый CSS-модуль в директории </w:t>
      </w:r>
      <w:r w:rsidRPr="006268C1">
        <w:rPr>
          <w:rFonts w:ascii="Consolas" w:eastAsia="Times New Roman" w:hAnsi="Consolas" w:cs="Courier New"/>
          <w:color w:val="383A42"/>
          <w:sz w:val="19"/>
          <w:szCs w:val="19"/>
          <w:shd w:val="clear" w:color="auto" w:fill="F7F9FC"/>
          <w:lang w:eastAsia="ru-RU"/>
        </w:rPr>
        <w:t>dog-image</w:t>
      </w:r>
      <w:r w:rsidRPr="006268C1">
        <w:rPr>
          <w:rFonts w:ascii="Times New Roman" w:eastAsia="Times New Roman" w:hAnsi="Times New Roman" w:cs="Times New Roman"/>
          <w:sz w:val="24"/>
          <w:szCs w:val="24"/>
          <w:lang w:eastAsia="ru-RU"/>
        </w:rPr>
        <w:t> и добавим в него немного CSS-правил для элементов:</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eastAsia="ru-RU"/>
        </w:rPr>
      </w:pPr>
      <w:r w:rsidRPr="006268C1">
        <w:rPr>
          <w:rFonts w:ascii="Courier New" w:eastAsia="Times New Roman" w:hAnsi="Courier New" w:cs="Courier New"/>
          <w:color w:val="B8BDBF"/>
          <w:sz w:val="20"/>
          <w:szCs w:val="20"/>
          <w:lang w:eastAsia="ru-RU"/>
        </w:rPr>
        <w:t>Скопировать кодCSS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Стили самой карточки</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.card</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display</w:t>
      </w:r>
      <w:proofErr w:type="gramEnd"/>
      <w:r w:rsidRPr="006268C1">
        <w:rPr>
          <w:rFonts w:ascii="Consolas" w:eastAsia="Times New Roman" w:hAnsi="Consolas" w:cs="Courier New"/>
          <w:color w:val="383A42"/>
          <w:sz w:val="21"/>
          <w:szCs w:val="21"/>
          <w:lang w:val="en-US" w:eastAsia="ru-RU"/>
        </w:rPr>
        <w:t>: flex;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flex-direction</w:t>
      </w:r>
      <w:proofErr w:type="gramEnd"/>
      <w:r w:rsidRPr="006268C1">
        <w:rPr>
          <w:rFonts w:ascii="Consolas" w:eastAsia="Times New Roman" w:hAnsi="Consolas" w:cs="Courier New"/>
          <w:color w:val="383A42"/>
          <w:sz w:val="21"/>
          <w:szCs w:val="21"/>
          <w:lang w:val="en-US" w:eastAsia="ru-RU"/>
        </w:rPr>
        <w:t>: column;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eastAsia="ru-RU"/>
        </w:rPr>
        <w:t>align-items</w:t>
      </w:r>
      <w:r w:rsidRPr="006268C1">
        <w:rPr>
          <w:rFonts w:ascii="Consolas" w:eastAsia="Times New Roman" w:hAnsi="Consolas" w:cs="Courier New"/>
          <w:color w:val="383A42"/>
          <w:sz w:val="21"/>
          <w:szCs w:val="21"/>
          <w:lang w:eastAsia="ru-RU"/>
        </w:rPr>
        <w:t>: center;</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Стили изображения</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roofErr w:type="gramStart"/>
      <w:r w:rsidRPr="006268C1">
        <w:rPr>
          <w:rFonts w:ascii="Consolas" w:eastAsia="Times New Roman" w:hAnsi="Consolas" w:cs="Courier New"/>
          <w:color w:val="CA8D3D"/>
          <w:sz w:val="21"/>
          <w:szCs w:val="21"/>
          <w:lang w:eastAsia="ru-RU"/>
        </w:rPr>
        <w:t>.image</w:t>
      </w:r>
      <w:proofErr w:type="gramEnd"/>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32A846"/>
          <w:sz w:val="21"/>
          <w:szCs w:val="21"/>
          <w:lang w:eastAsia="ru-RU"/>
        </w:rPr>
        <w:t>max-width</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400px</w:t>
      </w: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eastAsia="ru-RU"/>
        </w:rPr>
      </w:pPr>
      <w:r w:rsidRPr="006268C1">
        <w:rPr>
          <w:rFonts w:ascii="Consolas" w:eastAsia="Times New Roman" w:hAnsi="Consolas" w:cs="Courier New"/>
          <w:i/>
          <w:iCs/>
          <w:color w:val="5C6370"/>
          <w:sz w:val="21"/>
          <w:szCs w:val="21"/>
          <w:lang w:eastAsia="ru-RU"/>
        </w:rPr>
        <w:t>Название</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i/>
          <w:iCs/>
          <w:color w:val="5C6370"/>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.title</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font-size</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25px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color</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#393a34</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lastRenderedPageBreak/>
        <w:t xml:space="preserve">    </w:t>
      </w:r>
      <w:proofErr w:type="gramStart"/>
      <w:r w:rsidRPr="006268C1">
        <w:rPr>
          <w:rFonts w:ascii="Consolas" w:eastAsia="Times New Roman" w:hAnsi="Consolas" w:cs="Courier New"/>
          <w:color w:val="32A846"/>
          <w:sz w:val="21"/>
          <w:szCs w:val="21"/>
          <w:lang w:val="en-US" w:eastAsia="ru-RU"/>
        </w:rPr>
        <w:t>font-family</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'Helvetica'</w:t>
      </w:r>
      <w:r w:rsidRPr="006268C1">
        <w:rPr>
          <w:rFonts w:ascii="Consolas" w:eastAsia="Times New Roman" w:hAnsi="Consolas" w:cs="Courier New"/>
          <w:color w:val="383A42"/>
          <w:sz w:val="21"/>
          <w:szCs w:val="21"/>
          <w:lang w:val="en-US" w:eastAsia="ru-RU"/>
        </w:rPr>
        <w:t>, Arial, sans-serif;</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margin</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5px</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0</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val="en-US" w:eastAsia="ru-RU"/>
        </w:rPr>
      </w:pPr>
      <w:r w:rsidRPr="006268C1">
        <w:rPr>
          <w:rFonts w:ascii="Consolas" w:eastAsia="Times New Roman" w:hAnsi="Consolas" w:cs="Courier New"/>
          <w:i/>
          <w:iCs/>
          <w:color w:val="5C6370"/>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i/>
          <w:iCs/>
          <w:color w:val="5C6370"/>
          <w:sz w:val="21"/>
          <w:szCs w:val="21"/>
          <w:lang w:val="en-US" w:eastAsia="ru-RU"/>
        </w:rPr>
      </w:pPr>
      <w:r w:rsidRPr="006268C1">
        <w:rPr>
          <w:rFonts w:ascii="Consolas" w:eastAsia="Times New Roman" w:hAnsi="Consolas" w:cs="Courier New"/>
          <w:i/>
          <w:iCs/>
          <w:color w:val="5C6370"/>
          <w:sz w:val="21"/>
          <w:szCs w:val="21"/>
          <w:lang w:eastAsia="ru-RU"/>
        </w:rPr>
        <w:t>Дата</w:t>
      </w:r>
      <w:r w:rsidRPr="006268C1">
        <w:rPr>
          <w:rFonts w:ascii="Consolas" w:eastAsia="Times New Roman" w:hAnsi="Consolas" w:cs="Courier New"/>
          <w:i/>
          <w:iCs/>
          <w:color w:val="5C6370"/>
          <w:sz w:val="21"/>
          <w:szCs w:val="21"/>
          <w:lang w:val="en-US" w:eastAsia="ru-RU"/>
        </w:rPr>
        <w:t xml:space="preserve"> </w:t>
      </w:r>
      <w:r w:rsidRPr="006268C1">
        <w:rPr>
          <w:rFonts w:ascii="Consolas" w:eastAsia="Times New Roman" w:hAnsi="Consolas" w:cs="Courier New"/>
          <w:i/>
          <w:iCs/>
          <w:color w:val="5C6370"/>
          <w:sz w:val="21"/>
          <w:szCs w:val="21"/>
          <w:lang w:eastAsia="ru-RU"/>
        </w:rPr>
        <w:t>появления</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i/>
          <w:iCs/>
          <w:color w:val="5C6370"/>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.description</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font-size</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14px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font-style</w:t>
      </w:r>
      <w:proofErr w:type="gramEnd"/>
      <w:r w:rsidRPr="006268C1">
        <w:rPr>
          <w:rFonts w:ascii="Consolas" w:eastAsia="Times New Roman" w:hAnsi="Consolas" w:cs="Courier New"/>
          <w:color w:val="383A42"/>
          <w:sz w:val="21"/>
          <w:szCs w:val="21"/>
          <w:lang w:val="en-US" w:eastAsia="ru-RU"/>
        </w:rPr>
        <w:t>: italic;</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color</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#393a34</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font-family</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'Helvetica'</w:t>
      </w:r>
      <w:r w:rsidRPr="006268C1">
        <w:rPr>
          <w:rFonts w:ascii="Consolas" w:eastAsia="Times New Roman" w:hAnsi="Consolas" w:cs="Courier New"/>
          <w:color w:val="383A42"/>
          <w:sz w:val="21"/>
          <w:szCs w:val="21"/>
          <w:lang w:val="en-US" w:eastAsia="ru-RU"/>
        </w:rPr>
        <w:t>, Arial, sans-serif;</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eastAsia="ru-RU"/>
        </w:rPr>
        <w:t>margin</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5px</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56B6C2"/>
          <w:sz w:val="21"/>
          <w:szCs w:val="21"/>
          <w:lang w:eastAsia="ru-RU"/>
        </w:rPr>
        <w:t>0</w:t>
      </w: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Просто насладитесь таким неймингом для классов после БЭМ. Вам больше не нужно думать о том, как назвать элемент. Не нужно думать и о выделении элемента в отдельный блок и миксах со схожими БЭМ-сущностями. Полная свобода от методологии говорит о том, что теперь CSS — ваш друг. И не ведёт себя как школьник с задней парты, который только и ждёт, когда вы ошибётесь на проекте с десятком тысяч строк CSS.</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Вернёмся к работе и подключим новый модуль к нашему компоненту:</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React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"react"</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import</w:t>
      </w:r>
      <w:proofErr w:type="gramEnd"/>
      <w:r w:rsidRPr="006268C1">
        <w:rPr>
          <w:rFonts w:ascii="Consolas" w:eastAsia="Times New Roman" w:hAnsi="Consolas" w:cs="Courier New"/>
          <w:color w:val="383A42"/>
          <w:sz w:val="21"/>
          <w:szCs w:val="21"/>
          <w:lang w:val="en-US" w:eastAsia="ru-RU"/>
        </w:rPr>
        <w:t xml:space="preserve"> dogImage </w:t>
      </w:r>
      <w:r w:rsidRPr="006268C1">
        <w:rPr>
          <w:rFonts w:ascii="Consolas" w:eastAsia="Times New Roman" w:hAnsi="Consolas" w:cs="Courier New"/>
          <w:color w:val="C678DD"/>
          <w:sz w:val="21"/>
          <w:szCs w:val="21"/>
          <w:lang w:val="en-US" w:eastAsia="ru-RU"/>
        </w:rPr>
        <w:t>from</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"../dog-image/dog-image.module.css"</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roofErr w:type="gramStart"/>
      <w:r w:rsidRPr="006268C1">
        <w:rPr>
          <w:rFonts w:ascii="Consolas" w:eastAsia="Times New Roman" w:hAnsi="Consolas" w:cs="Courier New"/>
          <w:color w:val="C678DD"/>
          <w:sz w:val="21"/>
          <w:szCs w:val="21"/>
          <w:lang w:val="en-US" w:eastAsia="ru-RU"/>
        </w:rPr>
        <w:t>class</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DogImage</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678DD"/>
          <w:sz w:val="21"/>
          <w:szCs w:val="21"/>
          <w:lang w:val="en-US" w:eastAsia="ru-RU"/>
        </w:rPr>
        <w:t>extends</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React</w:t>
      </w:r>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CA8D3D"/>
          <w:sz w:val="21"/>
          <w:szCs w:val="21"/>
          <w:lang w:val="en-US" w:eastAsia="ru-RU"/>
        </w:rPr>
        <w:t>Component</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56B6C2"/>
          <w:sz w:val="21"/>
          <w:szCs w:val="21"/>
          <w:lang w:val="en-US" w:eastAsia="ru-RU"/>
        </w:rPr>
        <w:t>render</w:t>
      </w:r>
      <w:r w:rsidRPr="006268C1">
        <w:rPr>
          <w:rFonts w:ascii="Consolas" w:eastAsia="Times New Roman" w:hAnsi="Consolas" w:cs="Courier New"/>
          <w:color w:val="383A42"/>
          <w:sz w:val="21"/>
          <w:szCs w:val="21"/>
          <w:lang w:val="en-US" w:eastAsia="ru-RU"/>
        </w:rPr>
        <w:t>(</w:t>
      </w:r>
      <w:proofErr w:type="gramEnd"/>
      <w:r w:rsidRPr="006268C1">
        <w:rPr>
          <w:rFonts w:ascii="Consolas" w:eastAsia="Times New Roman" w:hAnsi="Consolas" w:cs="Courier New"/>
          <w:color w:val="383A42"/>
          <w:sz w:val="21"/>
          <w:szCs w:val="21"/>
          <w:lang w:val="en-US" w:eastAsia="ru-RU"/>
        </w:rPr>
        <w:t>)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678DD"/>
          <w:sz w:val="21"/>
          <w:szCs w:val="21"/>
          <w:lang w:val="en-US" w:eastAsia="ru-RU"/>
        </w:rPr>
        <w:t>return</w:t>
      </w:r>
      <w:proofErr w:type="gramEnd"/>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div</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className</w:t>
      </w:r>
      <w:proofErr w:type="gramStart"/>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w:t>
      </w:r>
      <w:proofErr w:type="gramEnd"/>
      <w:r w:rsidRPr="006268C1">
        <w:rPr>
          <w:rFonts w:ascii="Consolas" w:eastAsia="Times New Roman" w:hAnsi="Consolas" w:cs="Courier New"/>
          <w:color w:val="32A846"/>
          <w:sz w:val="21"/>
          <w:szCs w:val="21"/>
          <w:lang w:val="en-US" w:eastAsia="ru-RU"/>
        </w:rPr>
        <w:t>dogImage.card}</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img</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A8D3D"/>
          <w:sz w:val="21"/>
          <w:szCs w:val="21"/>
          <w:lang w:val="en-US" w:eastAsia="ru-RU"/>
        </w:rPr>
        <w:t>className</w:t>
      </w:r>
      <w:proofErr w:type="gramEnd"/>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{dogImage.image}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A8D3D"/>
          <w:sz w:val="21"/>
          <w:szCs w:val="21"/>
          <w:lang w:val="en-US" w:eastAsia="ru-RU"/>
        </w:rPr>
        <w:t>src</w:t>
      </w:r>
      <w:proofErr w:type="gramEnd"/>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{this.props.image}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CA8D3D"/>
          <w:sz w:val="21"/>
          <w:szCs w:val="21"/>
          <w:lang w:val="en-US" w:eastAsia="ru-RU"/>
        </w:rPr>
        <w:t>alt</w:t>
      </w:r>
      <w:proofErr w:type="gramEnd"/>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w:t>
      </w:r>
      <w:r w:rsidRPr="006268C1">
        <w:rPr>
          <w:rFonts w:ascii="Consolas" w:eastAsia="Times New Roman" w:hAnsi="Consolas" w:cs="Courier New"/>
          <w:color w:val="32A846"/>
          <w:sz w:val="21"/>
          <w:szCs w:val="21"/>
          <w:lang w:eastAsia="ru-RU"/>
        </w:rPr>
        <w:t>Грустная</w:t>
      </w:r>
      <w:r w:rsidRPr="006268C1">
        <w:rPr>
          <w:rFonts w:ascii="Consolas" w:eastAsia="Times New Roman" w:hAnsi="Consolas" w:cs="Courier New"/>
          <w:color w:val="32A846"/>
          <w:sz w:val="21"/>
          <w:szCs w:val="21"/>
          <w:lang w:val="en-US" w:eastAsia="ru-RU"/>
        </w:rPr>
        <w:t xml:space="preserve"> </w:t>
      </w:r>
      <w:r w:rsidRPr="006268C1">
        <w:rPr>
          <w:rFonts w:ascii="Consolas" w:eastAsia="Times New Roman" w:hAnsi="Consolas" w:cs="Courier New"/>
          <w:color w:val="32A846"/>
          <w:sz w:val="21"/>
          <w:szCs w:val="21"/>
          <w:lang w:eastAsia="ru-RU"/>
        </w:rPr>
        <w:t>собачка</w:t>
      </w:r>
      <w:r w:rsidRPr="006268C1">
        <w:rPr>
          <w:rFonts w:ascii="Consolas" w:eastAsia="Times New Roman" w:hAnsi="Consolas" w:cs="Courier New"/>
          <w:color w:val="32A846"/>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r w:rsidRPr="006268C1">
        <w:rPr>
          <w:rFonts w:ascii="Consolas" w:eastAsia="Times New Roman" w:hAnsi="Consolas" w:cs="Courier New"/>
          <w:color w:val="FF4040"/>
          <w:sz w:val="21"/>
          <w:szCs w:val="21"/>
          <w:lang w:val="en-US" w:eastAsia="ru-RU"/>
        </w:rPr>
        <w:t>h2</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className</w:t>
      </w:r>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{dogImage.title}</w:t>
      </w:r>
      <w:r w:rsidRPr="006268C1">
        <w:rPr>
          <w:rFonts w:ascii="Consolas" w:eastAsia="Times New Roman" w:hAnsi="Consolas" w:cs="Courier New"/>
          <w:color w:val="383A42"/>
          <w:sz w:val="21"/>
          <w:szCs w:val="21"/>
          <w:lang w:val="en-US" w:eastAsia="ru-RU"/>
        </w:rPr>
        <w:t>&gt;{this.props.name}&lt;/</w:t>
      </w:r>
      <w:r w:rsidRPr="006268C1">
        <w:rPr>
          <w:rFonts w:ascii="Consolas" w:eastAsia="Times New Roman" w:hAnsi="Consolas" w:cs="Courier New"/>
          <w:color w:val="FF4040"/>
          <w:sz w:val="21"/>
          <w:szCs w:val="21"/>
          <w:lang w:val="en-US" w:eastAsia="ru-RU"/>
        </w:rPr>
        <w:t>h2</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&lt;</w:t>
      </w:r>
      <w:proofErr w:type="gramStart"/>
      <w:r w:rsidRPr="006268C1">
        <w:rPr>
          <w:rFonts w:ascii="Consolas" w:eastAsia="Times New Roman" w:hAnsi="Consolas" w:cs="Courier New"/>
          <w:color w:val="FF4040"/>
          <w:sz w:val="21"/>
          <w:szCs w:val="21"/>
          <w:lang w:val="en-US" w:eastAsia="ru-RU"/>
        </w:rPr>
        <w:t>span</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CA8D3D"/>
          <w:sz w:val="21"/>
          <w:szCs w:val="21"/>
          <w:lang w:val="en-US" w:eastAsia="ru-RU"/>
        </w:rPr>
        <w:t>className</w:t>
      </w:r>
      <w:r w:rsidRPr="006268C1">
        <w:rPr>
          <w:rFonts w:ascii="Consolas" w:eastAsia="Times New Roman" w:hAnsi="Consolas" w:cs="Courier New"/>
          <w:color w:val="383A42"/>
          <w:sz w:val="21"/>
          <w:szCs w:val="21"/>
          <w:lang w:val="en-US" w:eastAsia="ru-RU"/>
        </w:rPr>
        <w:t>=</w:t>
      </w:r>
      <w:r w:rsidRPr="006268C1">
        <w:rPr>
          <w:rFonts w:ascii="Consolas" w:eastAsia="Times New Roman" w:hAnsi="Consolas" w:cs="Courier New"/>
          <w:color w:val="32A846"/>
          <w:sz w:val="21"/>
          <w:szCs w:val="21"/>
          <w:lang w:val="en-US" w:eastAsia="ru-RU"/>
        </w:rPr>
        <w:t>{dogImage.description}</w:t>
      </w:r>
      <w:r w:rsidRPr="006268C1">
        <w:rPr>
          <w:rFonts w:ascii="Consolas" w:eastAsia="Times New Roman" w:hAnsi="Consolas" w:cs="Courier New"/>
          <w:color w:val="383A42"/>
          <w:sz w:val="21"/>
          <w:szCs w:val="21"/>
          <w:lang w:val="en-US" w:eastAsia="ru-RU"/>
        </w:rPr>
        <w:t>&gt;{this.props.description}&lt;/</w:t>
      </w:r>
      <w:r w:rsidRPr="006268C1">
        <w:rPr>
          <w:rFonts w:ascii="Consolas" w:eastAsia="Times New Roman" w:hAnsi="Consolas" w:cs="Courier New"/>
          <w:color w:val="FF4040"/>
          <w:sz w:val="21"/>
          <w:szCs w:val="21"/>
          <w:lang w:val="en-US" w:eastAsia="ru-RU"/>
        </w:rPr>
        <w:t>span</w:t>
      </w:r>
      <w:r w:rsidRPr="006268C1">
        <w:rPr>
          <w:rFonts w:ascii="Consolas" w:eastAsia="Times New Roman" w:hAnsi="Consolas" w:cs="Courier New"/>
          <w:color w:val="383A42"/>
          <w:sz w:val="21"/>
          <w:szCs w:val="21"/>
          <w:lang w:val="en-US"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83A42"/>
          <w:sz w:val="21"/>
          <w:szCs w:val="21"/>
          <w:lang w:eastAsia="ru-RU"/>
        </w:rPr>
        <w:t>&lt;/</w:t>
      </w:r>
      <w:r w:rsidRPr="006268C1">
        <w:rPr>
          <w:rFonts w:ascii="Consolas" w:eastAsia="Times New Roman" w:hAnsi="Consolas" w:cs="Courier New"/>
          <w:color w:val="FF4040"/>
          <w:sz w:val="21"/>
          <w:szCs w:val="21"/>
          <w:lang w:eastAsia="ru-RU"/>
        </w:rPr>
        <w:t>div</w:t>
      </w:r>
      <w:r w:rsidRPr="006268C1">
        <w:rPr>
          <w:rFonts w:ascii="Consolas" w:eastAsia="Times New Roman" w:hAnsi="Consolas" w:cs="Courier New"/>
          <w:color w:val="383A42"/>
          <w:sz w:val="21"/>
          <w:szCs w:val="21"/>
          <w:lang w:eastAsia="ru-RU"/>
        </w:rPr>
        <w:t>&gt;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6268C1">
        <w:rPr>
          <w:rFonts w:ascii="Consolas" w:eastAsia="Times New Roman" w:hAnsi="Consolas" w:cs="Courier New"/>
          <w:color w:val="383A42"/>
          <w:sz w:val="21"/>
          <w:szCs w:val="21"/>
          <w:lang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C678DD"/>
          <w:sz w:val="21"/>
          <w:szCs w:val="21"/>
          <w:lang w:eastAsia="ru-RU"/>
        </w:rPr>
        <w:t>export</w:t>
      </w:r>
      <w:r w:rsidRPr="006268C1">
        <w:rPr>
          <w:rFonts w:ascii="Consolas" w:eastAsia="Times New Roman" w:hAnsi="Consolas" w:cs="Courier New"/>
          <w:color w:val="383A42"/>
          <w:sz w:val="21"/>
          <w:szCs w:val="21"/>
          <w:lang w:eastAsia="ru-RU"/>
        </w:rPr>
        <w:t xml:space="preserve"> </w:t>
      </w:r>
      <w:r w:rsidRPr="006268C1">
        <w:rPr>
          <w:rFonts w:ascii="Consolas" w:eastAsia="Times New Roman" w:hAnsi="Consolas" w:cs="Courier New"/>
          <w:color w:val="C678DD"/>
          <w:sz w:val="21"/>
          <w:szCs w:val="21"/>
          <w:lang w:eastAsia="ru-RU"/>
        </w:rPr>
        <w:t>default</w:t>
      </w:r>
      <w:r w:rsidRPr="006268C1">
        <w:rPr>
          <w:rFonts w:ascii="Consolas" w:eastAsia="Times New Roman" w:hAnsi="Consolas" w:cs="Courier New"/>
          <w:color w:val="383A42"/>
          <w:sz w:val="21"/>
          <w:szCs w:val="21"/>
          <w:lang w:eastAsia="ru-RU"/>
        </w:rPr>
        <w:t xml:space="preserve"> DogImage;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noProof/>
          <w:sz w:val="24"/>
          <w:szCs w:val="24"/>
          <w:lang w:eastAsia="ru-RU"/>
        </w:rPr>
        <w:lastRenderedPageBreak/>
        <w:drawing>
          <wp:inline distT="0" distB="0" distL="0" distR="0">
            <wp:extent cx="4931364" cy="2398150"/>
            <wp:effectExtent l="0" t="0" r="3175" b="254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5327" cy="2404940"/>
                    </a:xfrm>
                    <a:prstGeom prst="rect">
                      <a:avLst/>
                    </a:prstGeom>
                    <a:noFill/>
                    <a:ln>
                      <a:noFill/>
                    </a:ln>
                  </pic:spPr>
                </pic:pic>
              </a:graphicData>
            </a:graphic>
          </wp:inline>
        </w:drawing>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i/>
          <w:iCs/>
          <w:sz w:val="24"/>
          <w:szCs w:val="24"/>
          <w:lang w:eastAsia="ru-RU"/>
        </w:rPr>
        <w:t>Какой же он классный!</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У селекторов </w:t>
      </w:r>
      <w:r w:rsidRPr="006268C1">
        <w:rPr>
          <w:rFonts w:ascii="Consolas" w:eastAsia="Times New Roman" w:hAnsi="Consolas" w:cs="Courier New"/>
          <w:color w:val="383A42"/>
          <w:sz w:val="19"/>
          <w:szCs w:val="19"/>
          <w:shd w:val="clear" w:color="auto" w:fill="F7F9FC"/>
          <w:lang w:eastAsia="ru-RU"/>
        </w:rPr>
        <w:t>title</w:t>
      </w:r>
      <w:r w:rsidRPr="006268C1">
        <w:rPr>
          <w:rFonts w:ascii="Times New Roman" w:eastAsia="Times New Roman" w:hAnsi="Times New Roman" w:cs="Times New Roman"/>
          <w:sz w:val="24"/>
          <w:szCs w:val="24"/>
          <w:lang w:eastAsia="ru-RU"/>
        </w:rPr>
        <w:t> и </w:t>
      </w:r>
      <w:r w:rsidRPr="006268C1">
        <w:rPr>
          <w:rFonts w:ascii="Consolas" w:eastAsia="Times New Roman" w:hAnsi="Consolas" w:cs="Courier New"/>
          <w:color w:val="383A42"/>
          <w:sz w:val="19"/>
          <w:szCs w:val="19"/>
          <w:shd w:val="clear" w:color="auto" w:fill="F7F9FC"/>
          <w:lang w:eastAsia="ru-RU"/>
        </w:rPr>
        <w:t>description</w:t>
      </w:r>
      <w:r w:rsidRPr="006268C1">
        <w:rPr>
          <w:rFonts w:ascii="Times New Roman" w:eastAsia="Times New Roman" w:hAnsi="Times New Roman" w:cs="Times New Roman"/>
          <w:sz w:val="24"/>
          <w:szCs w:val="24"/>
          <w:lang w:eastAsia="ru-RU"/>
        </w:rPr>
        <w:t> очень похожие CSS-свойства. Здорово было бы не дублировать лишний раз этот CSS-код. Но не спешите создавать отдельный БЭМ-блок и выносить туда все общие стили, ведь на помощь спешит ключевое слово </w:t>
      </w:r>
      <w:r w:rsidRPr="006268C1">
        <w:rPr>
          <w:rFonts w:ascii="Consolas" w:eastAsia="Times New Roman" w:hAnsi="Consolas" w:cs="Courier New"/>
          <w:color w:val="383A42"/>
          <w:sz w:val="19"/>
          <w:szCs w:val="19"/>
          <w:shd w:val="clear" w:color="auto" w:fill="F7F9FC"/>
          <w:lang w:eastAsia="ru-RU"/>
        </w:rPr>
        <w:t>composes</w:t>
      </w:r>
      <w:r w:rsidRPr="006268C1">
        <w:rPr>
          <w:rFonts w:ascii="Times New Roman" w:eastAsia="Times New Roman" w:hAnsi="Times New Roman" w:cs="Times New Roman"/>
          <w:sz w:val="24"/>
          <w:szCs w:val="24"/>
          <w:lang w:eastAsia="ru-RU"/>
        </w:rPr>
        <w:t>. Оно предлагает npm-пакет </w:t>
      </w:r>
      <w:r w:rsidRPr="006268C1">
        <w:rPr>
          <w:rFonts w:ascii="Consolas" w:eastAsia="Times New Roman" w:hAnsi="Consolas" w:cs="Courier New"/>
          <w:color w:val="383A42"/>
          <w:sz w:val="19"/>
          <w:szCs w:val="19"/>
          <w:shd w:val="clear" w:color="auto" w:fill="F7F9FC"/>
          <w:lang w:eastAsia="ru-RU"/>
        </w:rPr>
        <w:t>css-modules</w:t>
      </w:r>
      <w:r w:rsidRPr="006268C1">
        <w:rPr>
          <w:rFonts w:ascii="Times New Roman" w:eastAsia="Times New Roman" w:hAnsi="Times New Roman" w:cs="Times New Roman"/>
          <w:sz w:val="24"/>
          <w:szCs w:val="24"/>
          <w:lang w:eastAsia="ru-RU"/>
        </w:rPr>
        <w:t> и позволяет селектору использовать CSS-свойства другого селектора в качестве зависимости. Да так, что мы можем переопределять необходимые CSS-правила.</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Попробуем установить зависимость </w:t>
      </w:r>
      <w:r w:rsidRPr="006268C1">
        <w:rPr>
          <w:rFonts w:ascii="Consolas" w:eastAsia="Times New Roman" w:hAnsi="Consolas" w:cs="Courier New"/>
          <w:color w:val="383A42"/>
          <w:sz w:val="19"/>
          <w:szCs w:val="19"/>
          <w:shd w:val="clear" w:color="auto" w:fill="F7F9FC"/>
          <w:lang w:eastAsia="ru-RU"/>
        </w:rPr>
        <w:t>description</w:t>
      </w:r>
      <w:r w:rsidRPr="006268C1">
        <w:rPr>
          <w:rFonts w:ascii="Times New Roman" w:eastAsia="Times New Roman" w:hAnsi="Times New Roman" w:cs="Times New Roman"/>
          <w:sz w:val="24"/>
          <w:szCs w:val="24"/>
          <w:lang w:eastAsia="ru-RU"/>
        </w:rPr>
        <w:t> от </w:t>
      </w:r>
      <w:r w:rsidRPr="006268C1">
        <w:rPr>
          <w:rFonts w:ascii="Consolas" w:eastAsia="Times New Roman" w:hAnsi="Consolas" w:cs="Courier New"/>
          <w:color w:val="383A42"/>
          <w:sz w:val="19"/>
          <w:szCs w:val="19"/>
          <w:shd w:val="clear" w:color="auto" w:fill="F7F9FC"/>
          <w:lang w:eastAsia="ru-RU"/>
        </w:rPr>
        <w:t>title</w:t>
      </w:r>
      <w:r w:rsidRPr="006268C1">
        <w:rPr>
          <w:rFonts w:ascii="Times New Roman" w:eastAsia="Times New Roman" w:hAnsi="Times New Roman" w:cs="Times New Roman"/>
          <w:sz w:val="24"/>
          <w:szCs w:val="24"/>
          <w:lang w:eastAsia="ru-RU"/>
        </w:rPr>
        <w:t> и посмотрим на изменения в итоговом коде:</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.card</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display</w:t>
      </w:r>
      <w:proofErr w:type="gramEnd"/>
      <w:r w:rsidRPr="006268C1">
        <w:rPr>
          <w:rFonts w:ascii="Consolas" w:eastAsia="Times New Roman" w:hAnsi="Consolas" w:cs="Courier New"/>
          <w:color w:val="383A42"/>
          <w:sz w:val="21"/>
          <w:szCs w:val="21"/>
          <w:lang w:val="en-US" w:eastAsia="ru-RU"/>
        </w:rPr>
        <w:t>: flex;</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flex-direction</w:t>
      </w:r>
      <w:proofErr w:type="gramEnd"/>
      <w:r w:rsidRPr="006268C1">
        <w:rPr>
          <w:rFonts w:ascii="Consolas" w:eastAsia="Times New Roman" w:hAnsi="Consolas" w:cs="Courier New"/>
          <w:color w:val="383A42"/>
          <w:sz w:val="21"/>
          <w:szCs w:val="21"/>
          <w:lang w:val="en-US" w:eastAsia="ru-RU"/>
        </w:rPr>
        <w:t>: column;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align-items</w:t>
      </w:r>
      <w:proofErr w:type="gramEnd"/>
      <w:r w:rsidRPr="006268C1">
        <w:rPr>
          <w:rFonts w:ascii="Consolas" w:eastAsia="Times New Roman" w:hAnsi="Consolas" w:cs="Courier New"/>
          <w:color w:val="383A42"/>
          <w:sz w:val="21"/>
          <w:szCs w:val="21"/>
          <w:lang w:val="en-US" w:eastAsia="ru-RU"/>
        </w:rPr>
        <w:t>: center;</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.image</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max-width</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400px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.title</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font-size</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25px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color</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#393a34</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font-family</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32A846"/>
          <w:sz w:val="21"/>
          <w:szCs w:val="21"/>
          <w:lang w:val="en-US" w:eastAsia="ru-RU"/>
        </w:rPr>
        <w:t>'Helvetica'</w:t>
      </w:r>
      <w:r w:rsidRPr="006268C1">
        <w:rPr>
          <w:rFonts w:ascii="Consolas" w:eastAsia="Times New Roman" w:hAnsi="Consolas" w:cs="Courier New"/>
          <w:color w:val="383A42"/>
          <w:sz w:val="21"/>
          <w:szCs w:val="21"/>
          <w:lang w:val="en-US" w:eastAsia="ru-RU"/>
        </w:rPr>
        <w:t>, Arial, sans-serif;</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margin</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5px</w:t>
      </w: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0</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.description</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composes</w:t>
      </w:r>
      <w:proofErr w:type="gramEnd"/>
      <w:r w:rsidRPr="006268C1">
        <w:rPr>
          <w:rFonts w:ascii="Consolas" w:eastAsia="Times New Roman" w:hAnsi="Consolas" w:cs="Courier New"/>
          <w:color w:val="383A42"/>
          <w:sz w:val="21"/>
          <w:szCs w:val="21"/>
          <w:lang w:val="en-US" w:eastAsia="ru-RU"/>
        </w:rPr>
        <w:t>: title;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i/>
          <w:iCs/>
          <w:color w:val="5C6370"/>
          <w:sz w:val="21"/>
          <w:szCs w:val="21"/>
          <w:lang w:eastAsia="ru-RU"/>
        </w:rPr>
        <w:t xml:space="preserve">/* </w:t>
      </w:r>
      <w:proofErr w:type="gramStart"/>
      <w:r w:rsidRPr="006268C1">
        <w:rPr>
          <w:rFonts w:ascii="Consolas" w:eastAsia="Times New Roman" w:hAnsi="Consolas" w:cs="Courier New"/>
          <w:i/>
          <w:iCs/>
          <w:color w:val="5C6370"/>
          <w:sz w:val="21"/>
          <w:szCs w:val="21"/>
          <w:lang w:eastAsia="ru-RU"/>
        </w:rPr>
        <w:t>В</w:t>
      </w:r>
      <w:proofErr w:type="gramEnd"/>
      <w:r w:rsidRPr="006268C1">
        <w:rPr>
          <w:rFonts w:ascii="Consolas" w:eastAsia="Times New Roman" w:hAnsi="Consolas" w:cs="Courier New"/>
          <w:i/>
          <w:iCs/>
          <w:color w:val="5C6370"/>
          <w:sz w:val="21"/>
          <w:szCs w:val="21"/>
          <w:lang w:eastAsia="ru-RU"/>
        </w:rPr>
        <w:t xml:space="preserve"> значении composes указывается название селектора. </w:t>
      </w:r>
      <w:r w:rsidRPr="006268C1">
        <w:rPr>
          <w:rFonts w:ascii="Consolas" w:eastAsia="Times New Roman" w:hAnsi="Consolas" w:cs="Courier New"/>
          <w:i/>
          <w:iCs/>
          <w:color w:val="5C6370"/>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font-size</w:t>
      </w:r>
      <w:proofErr w:type="gramEnd"/>
      <w:r w:rsidRPr="006268C1">
        <w:rPr>
          <w:rFonts w:ascii="Consolas" w:eastAsia="Times New Roman" w:hAnsi="Consolas" w:cs="Courier New"/>
          <w:color w:val="383A42"/>
          <w:sz w:val="21"/>
          <w:szCs w:val="21"/>
          <w:lang w:val="en-US" w:eastAsia="ru-RU"/>
        </w:rPr>
        <w:t xml:space="preserve">: </w:t>
      </w:r>
      <w:r w:rsidRPr="006268C1">
        <w:rPr>
          <w:rFonts w:ascii="Consolas" w:eastAsia="Times New Roman" w:hAnsi="Consolas" w:cs="Courier New"/>
          <w:color w:val="56B6C2"/>
          <w:sz w:val="21"/>
          <w:szCs w:val="21"/>
          <w:lang w:val="en-US" w:eastAsia="ru-RU"/>
        </w:rPr>
        <w:t>15px</w:t>
      </w: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2A846"/>
          <w:sz w:val="21"/>
          <w:szCs w:val="21"/>
          <w:lang w:val="en-US" w:eastAsia="ru-RU"/>
        </w:rPr>
        <w:t>font-style</w:t>
      </w:r>
      <w:proofErr w:type="gramEnd"/>
      <w:r w:rsidRPr="006268C1">
        <w:rPr>
          <w:rFonts w:ascii="Consolas" w:eastAsia="Times New Roman" w:hAnsi="Consolas" w:cs="Courier New"/>
          <w:color w:val="383A42"/>
          <w:sz w:val="21"/>
          <w:szCs w:val="21"/>
          <w:lang w:val="en-US" w:eastAsia="ru-RU"/>
        </w:rPr>
        <w:t>: italic;</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Если обратиться к переменной </w:t>
      </w:r>
      <w:r w:rsidRPr="006268C1">
        <w:rPr>
          <w:rFonts w:ascii="Consolas" w:eastAsia="Times New Roman" w:hAnsi="Consolas" w:cs="Courier New"/>
          <w:color w:val="383A42"/>
          <w:sz w:val="19"/>
          <w:szCs w:val="19"/>
          <w:shd w:val="clear" w:color="auto" w:fill="F7F9FC"/>
          <w:lang w:eastAsia="ru-RU"/>
        </w:rPr>
        <w:t>dog-image</w:t>
      </w:r>
      <w:r w:rsidRPr="006268C1">
        <w:rPr>
          <w:rFonts w:ascii="Times New Roman" w:eastAsia="Times New Roman" w:hAnsi="Times New Roman" w:cs="Times New Roman"/>
          <w:sz w:val="24"/>
          <w:szCs w:val="24"/>
          <w:lang w:eastAsia="ru-RU"/>
        </w:rPr>
        <w:t>, в которой находятся хешированные селекторы, можно увидеть следующее:</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JSON</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lastRenderedPageBreak/>
        <w:t xml:space="preserve">    </w:t>
      </w:r>
      <w:proofErr w:type="gramStart"/>
      <w:r w:rsidRPr="006268C1">
        <w:rPr>
          <w:rFonts w:ascii="Consolas" w:eastAsia="Times New Roman" w:hAnsi="Consolas" w:cs="Courier New"/>
          <w:color w:val="383A42"/>
          <w:sz w:val="21"/>
          <w:szCs w:val="21"/>
          <w:lang w:val="en-US" w:eastAsia="ru-RU"/>
        </w:rPr>
        <w:t>card</w:t>
      </w:r>
      <w:proofErr w:type="gramEnd"/>
      <w:r w:rsidRPr="006268C1">
        <w:rPr>
          <w:rFonts w:ascii="Consolas" w:eastAsia="Times New Roman" w:hAnsi="Consolas" w:cs="Courier New"/>
          <w:color w:val="383A42"/>
          <w:sz w:val="21"/>
          <w:szCs w:val="21"/>
          <w:lang w:val="en-US" w:eastAsia="ru-RU"/>
        </w:rPr>
        <w:t>: "dog-image_card__11D0F"</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description</w:t>
      </w:r>
      <w:proofErr w:type="gramEnd"/>
      <w:r w:rsidRPr="006268C1">
        <w:rPr>
          <w:rFonts w:ascii="Consolas" w:eastAsia="Times New Roman" w:hAnsi="Consolas" w:cs="Courier New"/>
          <w:color w:val="383A42"/>
          <w:sz w:val="21"/>
          <w:szCs w:val="21"/>
          <w:lang w:val="en-US" w:eastAsia="ru-RU"/>
        </w:rPr>
        <w:t>: "dog-image_description__1IUew dog-image_title__3mTse"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image</w:t>
      </w:r>
      <w:proofErr w:type="gramEnd"/>
      <w:r w:rsidRPr="006268C1">
        <w:rPr>
          <w:rFonts w:ascii="Consolas" w:eastAsia="Times New Roman" w:hAnsi="Consolas" w:cs="Courier New"/>
          <w:color w:val="383A42"/>
          <w:sz w:val="21"/>
          <w:szCs w:val="21"/>
          <w:lang w:val="en-US" w:eastAsia="ru-RU"/>
        </w:rPr>
        <w:t>: "dog-image_image__2fGQ8"</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title</w:t>
      </w:r>
      <w:proofErr w:type="gramEnd"/>
      <w:r w:rsidRPr="006268C1">
        <w:rPr>
          <w:rFonts w:ascii="Consolas" w:eastAsia="Times New Roman" w:hAnsi="Consolas" w:cs="Courier New"/>
          <w:color w:val="383A42"/>
          <w:sz w:val="21"/>
          <w:szCs w:val="21"/>
          <w:lang w:val="en-US" w:eastAsia="ru-RU"/>
        </w:rPr>
        <w:t>: "dog-image_title__3mTse"</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val="en-US" w:eastAsia="ru-RU"/>
        </w:rPr>
      </w:pP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Получается</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теперь</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к</w:t>
      </w:r>
      <w:r w:rsidRPr="006268C1">
        <w:rPr>
          <w:rFonts w:ascii="Times New Roman" w:eastAsia="Times New Roman" w:hAnsi="Times New Roman" w:cs="Times New Roman"/>
          <w:sz w:val="24"/>
          <w:szCs w:val="24"/>
          <w:lang w:val="en-US" w:eastAsia="ru-RU"/>
        </w:rPr>
        <w:t xml:space="preserve"> HTML-</w:t>
      </w:r>
      <w:r w:rsidRPr="006268C1">
        <w:rPr>
          <w:rFonts w:ascii="Times New Roman" w:eastAsia="Times New Roman" w:hAnsi="Times New Roman" w:cs="Times New Roman"/>
          <w:sz w:val="24"/>
          <w:szCs w:val="24"/>
          <w:lang w:eastAsia="ru-RU"/>
        </w:rPr>
        <w:t>элементу</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добавляется</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сразу</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два</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класса</w:t>
      </w:r>
      <w:r w:rsidRPr="006268C1">
        <w:rPr>
          <w:rFonts w:ascii="Times New Roman" w:eastAsia="Times New Roman" w:hAnsi="Times New Roman" w:cs="Times New Roman"/>
          <w:sz w:val="24"/>
          <w:szCs w:val="24"/>
          <w:lang w:val="en-US" w:eastAsia="ru-RU"/>
        </w:rPr>
        <w:t>: </w:t>
      </w:r>
      <w:r w:rsidRPr="006268C1">
        <w:rPr>
          <w:rFonts w:ascii="Consolas" w:eastAsia="Times New Roman" w:hAnsi="Consolas" w:cs="Courier New"/>
          <w:color w:val="383A42"/>
          <w:sz w:val="19"/>
          <w:szCs w:val="19"/>
          <w:shd w:val="clear" w:color="auto" w:fill="F7F9FC"/>
          <w:lang w:val="en-US" w:eastAsia="ru-RU"/>
        </w:rPr>
        <w:t>dog-image_description__1IUew</w:t>
      </w:r>
      <w:r w:rsidRPr="006268C1">
        <w:rPr>
          <w:rFonts w:ascii="Times New Roman" w:eastAsia="Times New Roman" w:hAnsi="Times New Roman" w:cs="Times New Roman"/>
          <w:sz w:val="24"/>
          <w:szCs w:val="24"/>
          <w:lang w:val="en-US" w:eastAsia="ru-RU"/>
        </w:rPr>
        <w:t> </w:t>
      </w:r>
      <w:r w:rsidRPr="006268C1">
        <w:rPr>
          <w:rFonts w:ascii="Times New Roman" w:eastAsia="Times New Roman" w:hAnsi="Times New Roman" w:cs="Times New Roman"/>
          <w:sz w:val="24"/>
          <w:szCs w:val="24"/>
          <w:lang w:eastAsia="ru-RU"/>
        </w:rPr>
        <w:t>и</w:t>
      </w:r>
      <w:r w:rsidRPr="006268C1">
        <w:rPr>
          <w:rFonts w:ascii="Times New Roman" w:eastAsia="Times New Roman" w:hAnsi="Times New Roman" w:cs="Times New Roman"/>
          <w:sz w:val="24"/>
          <w:szCs w:val="24"/>
          <w:lang w:val="en-US" w:eastAsia="ru-RU"/>
        </w:rPr>
        <w:t> </w:t>
      </w:r>
      <w:r w:rsidRPr="006268C1">
        <w:rPr>
          <w:rFonts w:ascii="Consolas" w:eastAsia="Times New Roman" w:hAnsi="Consolas" w:cs="Courier New"/>
          <w:color w:val="383A42"/>
          <w:sz w:val="19"/>
          <w:szCs w:val="19"/>
          <w:shd w:val="clear" w:color="auto" w:fill="F7F9FC"/>
          <w:lang w:val="en-US" w:eastAsia="ru-RU"/>
        </w:rPr>
        <w:t>dog-image_title__3mTse</w:t>
      </w:r>
      <w:r w:rsidRPr="006268C1">
        <w:rPr>
          <w:rFonts w:ascii="Times New Roman" w:eastAsia="Times New Roman" w:hAnsi="Times New Roman" w:cs="Times New Roman"/>
          <w:sz w:val="24"/>
          <w:szCs w:val="24"/>
          <w:lang w:val="en-US" w:eastAsia="ru-RU"/>
        </w:rPr>
        <w:t xml:space="preserve">. </w:t>
      </w:r>
      <w:r w:rsidRPr="006268C1">
        <w:rPr>
          <w:rFonts w:ascii="Times New Roman" w:eastAsia="Times New Roman" w:hAnsi="Times New Roman" w:cs="Times New Roman"/>
          <w:sz w:val="24"/>
          <w:szCs w:val="24"/>
          <w:lang w:eastAsia="ru-RU"/>
        </w:rPr>
        <w:t>Другими словами, </w:t>
      </w:r>
      <w:r w:rsidRPr="006268C1">
        <w:rPr>
          <w:rFonts w:ascii="Consolas" w:eastAsia="Times New Roman" w:hAnsi="Consolas" w:cs="Courier New"/>
          <w:color w:val="383A42"/>
          <w:sz w:val="19"/>
          <w:szCs w:val="19"/>
          <w:shd w:val="clear" w:color="auto" w:fill="F7F9FC"/>
          <w:lang w:eastAsia="ru-RU"/>
        </w:rPr>
        <w:t>composes</w:t>
      </w:r>
      <w:r w:rsidRPr="006268C1">
        <w:rPr>
          <w:rFonts w:ascii="Times New Roman" w:eastAsia="Times New Roman" w:hAnsi="Times New Roman" w:cs="Times New Roman"/>
          <w:sz w:val="24"/>
          <w:szCs w:val="24"/>
          <w:lang w:eastAsia="ru-RU"/>
        </w:rPr>
        <w:t> работает на основе каскадности CSS-правил. А значит, зависимое CSS-</w:t>
      </w:r>
      <w:proofErr w:type="gramStart"/>
      <w:r w:rsidRPr="006268C1">
        <w:rPr>
          <w:rFonts w:ascii="Times New Roman" w:eastAsia="Times New Roman" w:hAnsi="Times New Roman" w:cs="Times New Roman"/>
          <w:sz w:val="24"/>
          <w:szCs w:val="24"/>
          <w:lang w:eastAsia="ru-RU"/>
        </w:rPr>
        <w:t>правило </w:t>
      </w:r>
      <w:r w:rsidRPr="006268C1">
        <w:rPr>
          <w:rFonts w:ascii="Consolas" w:eastAsia="Times New Roman" w:hAnsi="Consolas" w:cs="Courier New"/>
          <w:color w:val="383A42"/>
          <w:sz w:val="19"/>
          <w:szCs w:val="19"/>
          <w:shd w:val="clear" w:color="auto" w:fill="F7F9FC"/>
          <w:lang w:eastAsia="ru-RU"/>
        </w:rPr>
        <w:t>.description</w:t>
      </w:r>
      <w:proofErr w:type="gramEnd"/>
      <w:r w:rsidRPr="006268C1">
        <w:rPr>
          <w:rFonts w:ascii="Times New Roman" w:eastAsia="Times New Roman" w:hAnsi="Times New Roman" w:cs="Times New Roman"/>
          <w:sz w:val="24"/>
          <w:szCs w:val="24"/>
          <w:lang w:eastAsia="ru-RU"/>
        </w:rPr>
        <w:t> должно быть объявлено после </w:t>
      </w:r>
      <w:r w:rsidRPr="006268C1">
        <w:rPr>
          <w:rFonts w:ascii="Consolas" w:eastAsia="Times New Roman" w:hAnsi="Consolas" w:cs="Courier New"/>
          <w:color w:val="383A42"/>
          <w:sz w:val="19"/>
          <w:szCs w:val="19"/>
          <w:shd w:val="clear" w:color="auto" w:fill="F7F9FC"/>
          <w:lang w:eastAsia="ru-RU"/>
        </w:rPr>
        <w:t>.title</w:t>
      </w:r>
      <w:r w:rsidRPr="006268C1">
        <w:rPr>
          <w:rFonts w:ascii="Times New Roman" w:eastAsia="Times New Roman" w:hAnsi="Times New Roman" w:cs="Times New Roman"/>
          <w:sz w:val="24"/>
          <w:szCs w:val="24"/>
          <w:lang w:eastAsia="ru-RU"/>
        </w:rPr>
        <w:t>.</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На этом возможности композиции не заканчиваются. Мы можем обращаться не только к селекторам внутри одного модуля, но и к селекторам других модулей с помощью схожей с </w:t>
      </w:r>
      <w:r w:rsidRPr="006268C1">
        <w:rPr>
          <w:rFonts w:ascii="Consolas" w:eastAsia="Times New Roman" w:hAnsi="Consolas" w:cs="Courier New"/>
          <w:color w:val="383A42"/>
          <w:sz w:val="19"/>
          <w:szCs w:val="19"/>
          <w:shd w:val="clear" w:color="auto" w:fill="F7F9FC"/>
          <w:lang w:eastAsia="ru-RU"/>
        </w:rPr>
        <w:t>import</w:t>
      </w:r>
      <w:r w:rsidRPr="006268C1">
        <w:rPr>
          <w:rFonts w:ascii="Times New Roman" w:eastAsia="Times New Roman" w:hAnsi="Times New Roman" w:cs="Times New Roman"/>
          <w:sz w:val="24"/>
          <w:szCs w:val="24"/>
          <w:lang w:eastAsia="ru-RU"/>
        </w:rPr>
        <w:t> директивы:</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0"/>
          <w:szCs w:val="20"/>
          <w:lang w:val="en-US" w:eastAsia="ru-RU"/>
        </w:rPr>
      </w:pPr>
      <w:r w:rsidRPr="006268C1">
        <w:rPr>
          <w:rFonts w:ascii="Courier New" w:eastAsia="Times New Roman" w:hAnsi="Courier New" w:cs="Courier New"/>
          <w:color w:val="B8BDBF"/>
          <w:sz w:val="20"/>
          <w:szCs w:val="20"/>
          <w:lang w:eastAsia="ru-RU"/>
        </w:rPr>
        <w:t>Скопировать</w:t>
      </w:r>
      <w:r w:rsidRPr="006268C1">
        <w:rPr>
          <w:rFonts w:ascii="Courier New" w:eastAsia="Times New Roman" w:hAnsi="Courier New" w:cs="Courier New"/>
          <w:color w:val="B8BDBF"/>
          <w:sz w:val="20"/>
          <w:szCs w:val="20"/>
          <w:lang w:val="en-US" w:eastAsia="ru-RU"/>
        </w:rPr>
        <w:t xml:space="preserve"> </w:t>
      </w:r>
      <w:r w:rsidRPr="006268C1">
        <w:rPr>
          <w:rFonts w:ascii="Courier New" w:eastAsia="Times New Roman" w:hAnsi="Courier New" w:cs="Courier New"/>
          <w:color w:val="B8BDBF"/>
          <w:sz w:val="20"/>
          <w:szCs w:val="20"/>
          <w:lang w:eastAsia="ru-RU"/>
        </w:rPr>
        <w:t>код</w:t>
      </w:r>
      <w:r w:rsidRPr="006268C1">
        <w:rPr>
          <w:rFonts w:ascii="Courier New" w:eastAsia="Times New Roman" w:hAnsi="Courier New" w:cs="Courier New"/>
          <w:color w:val="B8BDBF"/>
          <w:sz w:val="20"/>
          <w:szCs w:val="20"/>
          <w:lang w:val="en-US" w:eastAsia="ru-RU"/>
        </w:rPr>
        <w:t>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CA8D3D"/>
          <w:sz w:val="21"/>
          <w:szCs w:val="21"/>
          <w:lang w:val="en-US" w:eastAsia="ru-RU"/>
        </w:rPr>
        <w:t>.selector</w:t>
      </w:r>
      <w:r w:rsidRPr="006268C1">
        <w:rPr>
          <w:rFonts w:ascii="Consolas" w:eastAsia="Times New Roman" w:hAnsi="Consolas" w:cs="Courier New"/>
          <w:color w:val="383A42"/>
          <w:sz w:val="21"/>
          <w:szCs w:val="21"/>
          <w:lang w:val="en-US" w:eastAsia="ru-RU"/>
        </w:rPr>
        <w:t xml:space="preserve"> {</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6268C1">
        <w:rPr>
          <w:rFonts w:ascii="Consolas" w:eastAsia="Times New Roman" w:hAnsi="Consolas" w:cs="Courier New"/>
          <w:color w:val="383A42"/>
          <w:sz w:val="21"/>
          <w:szCs w:val="21"/>
          <w:lang w:val="en-US" w:eastAsia="ru-RU"/>
        </w:rPr>
        <w:t xml:space="preserve">    </w:t>
      </w:r>
      <w:proofErr w:type="gramStart"/>
      <w:r w:rsidRPr="006268C1">
        <w:rPr>
          <w:rFonts w:ascii="Consolas" w:eastAsia="Times New Roman" w:hAnsi="Consolas" w:cs="Courier New"/>
          <w:color w:val="383A42"/>
          <w:sz w:val="21"/>
          <w:szCs w:val="21"/>
          <w:lang w:val="en-US" w:eastAsia="ru-RU"/>
        </w:rPr>
        <w:t>composes</w:t>
      </w:r>
      <w:proofErr w:type="gramEnd"/>
      <w:r w:rsidRPr="006268C1">
        <w:rPr>
          <w:rFonts w:ascii="Consolas" w:eastAsia="Times New Roman" w:hAnsi="Consolas" w:cs="Courier New"/>
          <w:color w:val="383A42"/>
          <w:sz w:val="21"/>
          <w:szCs w:val="21"/>
          <w:lang w:val="en-US" w:eastAsia="ru-RU"/>
        </w:rPr>
        <w:t xml:space="preserve">: anotherSelectorName from </w:t>
      </w:r>
      <w:r w:rsidRPr="006268C1">
        <w:rPr>
          <w:rFonts w:ascii="Consolas" w:eastAsia="Times New Roman" w:hAnsi="Consolas" w:cs="Courier New"/>
          <w:color w:val="32A846"/>
          <w:sz w:val="21"/>
          <w:szCs w:val="21"/>
          <w:lang w:val="en-US" w:eastAsia="ru-RU"/>
        </w:rPr>
        <w:t>"./yet-awesome-file.module.css"</w:t>
      </w:r>
    </w:p>
    <w:p w:rsidR="006268C1" w:rsidRPr="006268C1" w:rsidRDefault="006268C1" w:rsidP="006268C1">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lang w:eastAsia="ru-RU"/>
        </w:rPr>
      </w:pPr>
      <w:r w:rsidRPr="006268C1">
        <w:rPr>
          <w:rFonts w:ascii="Consolas" w:eastAsia="Times New Roman" w:hAnsi="Consolas" w:cs="Courier New"/>
          <w:color w:val="383A42"/>
          <w:sz w:val="21"/>
          <w:szCs w:val="21"/>
          <w:lang w:eastAsia="ru-RU"/>
        </w:rPr>
        <w:t xml:space="preserve">} </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 xml:space="preserve">Но рекомендуем не злоупотреблять этой директивой. CSS-модули, из которых таким образом можно импортировать селекторы, должны находиться отдельно, а не входить в состав функциональных компонентов. Будет не совсем корректно, если </w:t>
      </w:r>
      <w:proofErr w:type="gramStart"/>
      <w:r w:rsidRPr="006268C1">
        <w:rPr>
          <w:rFonts w:ascii="Times New Roman" w:eastAsia="Times New Roman" w:hAnsi="Times New Roman" w:cs="Times New Roman"/>
          <w:sz w:val="24"/>
          <w:szCs w:val="24"/>
          <w:lang w:eastAsia="ru-RU"/>
        </w:rPr>
        <w:t>селектор </w:t>
      </w:r>
      <w:r w:rsidRPr="006268C1">
        <w:rPr>
          <w:rFonts w:ascii="Consolas" w:eastAsia="Times New Roman" w:hAnsi="Consolas" w:cs="Courier New"/>
          <w:color w:val="383A42"/>
          <w:sz w:val="19"/>
          <w:szCs w:val="19"/>
          <w:shd w:val="clear" w:color="auto" w:fill="F7F9FC"/>
          <w:lang w:eastAsia="ru-RU"/>
        </w:rPr>
        <w:t>.button</w:t>
      </w:r>
      <w:proofErr w:type="gramEnd"/>
      <w:r w:rsidRPr="006268C1">
        <w:rPr>
          <w:rFonts w:ascii="Times New Roman" w:eastAsia="Times New Roman" w:hAnsi="Times New Roman" w:cs="Times New Roman"/>
          <w:sz w:val="24"/>
          <w:szCs w:val="24"/>
          <w:lang w:eastAsia="ru-RU"/>
        </w:rPr>
        <w:t> из компонента </w:t>
      </w:r>
      <w:r w:rsidRPr="006268C1">
        <w:rPr>
          <w:rFonts w:ascii="Consolas" w:eastAsia="Times New Roman" w:hAnsi="Consolas" w:cs="Courier New"/>
          <w:color w:val="383A42"/>
          <w:sz w:val="19"/>
          <w:szCs w:val="19"/>
          <w:shd w:val="clear" w:color="auto" w:fill="F7F9FC"/>
          <w:lang w:eastAsia="ru-RU"/>
        </w:rPr>
        <w:t>Menu</w:t>
      </w:r>
      <w:r w:rsidRPr="006268C1">
        <w:rPr>
          <w:rFonts w:ascii="Times New Roman" w:eastAsia="Times New Roman" w:hAnsi="Times New Roman" w:cs="Times New Roman"/>
          <w:sz w:val="24"/>
          <w:szCs w:val="24"/>
          <w:lang w:eastAsia="ru-RU"/>
        </w:rPr>
        <w:t> экспортируется в несколько других компонентов. И если потребуется изменить кнопку в компоненте </w:t>
      </w:r>
      <w:r w:rsidRPr="006268C1">
        <w:rPr>
          <w:rFonts w:ascii="Consolas" w:eastAsia="Times New Roman" w:hAnsi="Consolas" w:cs="Courier New"/>
          <w:color w:val="383A42"/>
          <w:sz w:val="19"/>
          <w:szCs w:val="19"/>
          <w:shd w:val="clear" w:color="auto" w:fill="F7F9FC"/>
          <w:lang w:eastAsia="ru-RU"/>
        </w:rPr>
        <w:t>Menu</w:t>
      </w:r>
      <w:r w:rsidRPr="006268C1">
        <w:rPr>
          <w:rFonts w:ascii="Times New Roman" w:eastAsia="Times New Roman" w:hAnsi="Times New Roman" w:cs="Times New Roman"/>
          <w:sz w:val="24"/>
          <w:szCs w:val="24"/>
          <w:lang w:eastAsia="ru-RU"/>
        </w:rPr>
        <w:t>— все другие кнопки получат эти изменения.</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noProof/>
          <w:sz w:val="24"/>
          <w:szCs w:val="24"/>
          <w:lang w:eastAsia="ru-RU"/>
        </w:rPr>
        <w:drawing>
          <wp:inline distT="0" distB="0" distL="0" distR="0">
            <wp:extent cx="4642312" cy="2985114"/>
            <wp:effectExtent l="0" t="0" r="6350" b="635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1018" cy="2990712"/>
                    </a:xfrm>
                    <a:prstGeom prst="rect">
                      <a:avLst/>
                    </a:prstGeom>
                    <a:noFill/>
                    <a:ln>
                      <a:noFill/>
                    </a:ln>
                  </pic:spPr>
                </pic:pic>
              </a:graphicData>
            </a:graphic>
          </wp:inline>
        </w:drawing>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На этом мы заканчиваем изучение CSS-модулей в основной программе. А если вы настолько с ними сроднились, что не переживёте разлуки, — зайдите в дополнительную программу. В ней расскажем про </w:t>
      </w:r>
      <w:r w:rsidRPr="006268C1">
        <w:rPr>
          <w:rFonts w:ascii="Consolas" w:eastAsia="Times New Roman" w:hAnsi="Consolas" w:cs="Courier New"/>
          <w:color w:val="383A42"/>
          <w:sz w:val="19"/>
          <w:szCs w:val="19"/>
          <w:shd w:val="clear" w:color="auto" w:fill="F7F9FC"/>
          <w:lang w:eastAsia="ru-RU"/>
        </w:rPr>
        <w:t>css-in-js</w:t>
      </w:r>
      <w:r w:rsidRPr="006268C1">
        <w:rPr>
          <w:rFonts w:ascii="Times New Roman" w:eastAsia="Times New Roman" w:hAnsi="Times New Roman" w:cs="Times New Roman"/>
          <w:sz w:val="24"/>
          <w:szCs w:val="24"/>
          <w:lang w:eastAsia="ru-RU"/>
        </w:rPr>
        <w:t>, который перевернёт представление о написании стилей. Техника </w:t>
      </w:r>
      <w:r w:rsidRPr="006268C1">
        <w:rPr>
          <w:rFonts w:ascii="Consolas" w:eastAsia="Times New Roman" w:hAnsi="Consolas" w:cs="Courier New"/>
          <w:color w:val="383A42"/>
          <w:sz w:val="19"/>
          <w:szCs w:val="19"/>
          <w:shd w:val="clear" w:color="auto" w:fill="F7F9FC"/>
          <w:lang w:eastAsia="ru-RU"/>
        </w:rPr>
        <w:t>css-in-js</w:t>
      </w:r>
      <w:r w:rsidRPr="006268C1">
        <w:rPr>
          <w:rFonts w:ascii="Times New Roman" w:eastAsia="Times New Roman" w:hAnsi="Times New Roman" w:cs="Times New Roman"/>
          <w:sz w:val="24"/>
          <w:szCs w:val="24"/>
          <w:lang w:eastAsia="ru-RU"/>
        </w:rPr>
        <w:t> предоставляет возможность не наследовать свойства от родительских элементов и использовать единое пространство для написания CSS- и JS-кода.</w:t>
      </w:r>
    </w:p>
    <w:p w:rsidR="006268C1" w:rsidRPr="006268C1" w:rsidRDefault="006268C1" w:rsidP="006268C1">
      <w:pPr>
        <w:spacing w:after="0" w:line="240" w:lineRule="auto"/>
        <w:rPr>
          <w:rFonts w:ascii="Times New Roman" w:eastAsia="Times New Roman" w:hAnsi="Times New Roman" w:cs="Times New Roman"/>
          <w:sz w:val="24"/>
          <w:szCs w:val="24"/>
          <w:lang w:eastAsia="ru-RU"/>
        </w:rPr>
      </w:pPr>
      <w:r w:rsidRPr="006268C1">
        <w:rPr>
          <w:rFonts w:ascii="Times New Roman" w:eastAsia="Times New Roman" w:hAnsi="Times New Roman" w:cs="Times New Roman"/>
          <w:sz w:val="24"/>
          <w:szCs w:val="24"/>
          <w:lang w:eastAsia="ru-RU"/>
        </w:rPr>
        <w:t>А пока вам предстоит закрепить знания на практике — перейдём к задачам.</w:t>
      </w:r>
    </w:p>
    <w:p w:rsidR="00DE175E" w:rsidRDefault="00DE175E" w:rsidP="00DE175E">
      <w:pPr>
        <w:pStyle w:val="1"/>
        <w:shd w:val="clear" w:color="auto" w:fill="FFFFFF"/>
        <w:rPr>
          <w:color w:val="000000"/>
        </w:rPr>
      </w:pPr>
      <w:r>
        <w:rPr>
          <w:color w:val="000000"/>
        </w:rPr>
        <w:t>Использование шрифтов</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В предыдущих уроках вы подключили стили и добавили изображения на лендинг. Пора подумать о шрифтах. Мемный лендинг «не взлетит» с классическим шрифтом Helvetica. Почти любой проект требует подключения шрифтов, которые подобрал дизайнер. Их много в открытом доступе. Чтобы найти шрифты, удобно использовать библиотеки, к примеру </w:t>
      </w:r>
      <w:hyperlink r:id="rId15" w:tgtFrame="_blank" w:history="1">
        <w:r>
          <w:rPr>
            <w:rStyle w:val="a3"/>
            <w:rFonts w:ascii="Arial" w:hAnsi="Arial" w:cs="Arial"/>
            <w:color w:val="23272E"/>
            <w:sz w:val="27"/>
            <w:szCs w:val="27"/>
          </w:rPr>
          <w:t>Google Fonts</w:t>
        </w:r>
      </w:hyperlink>
      <w:r>
        <w:rPr>
          <w:rFonts w:ascii="Arial" w:hAnsi="Arial" w:cs="Arial"/>
          <w:color w:val="000000"/>
          <w:sz w:val="27"/>
          <w:szCs w:val="27"/>
        </w:rPr>
        <w:t>.</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lastRenderedPageBreak/>
        <w:t>Потенциальные пользователи приложения проголосовали за шрифт </w:t>
      </w:r>
      <w:r>
        <w:rPr>
          <w:rStyle w:val="HTML"/>
          <w:rFonts w:ascii="Consolas" w:eastAsiaTheme="minorHAnsi" w:hAnsi="Consolas"/>
          <w:color w:val="383A42"/>
          <w:shd w:val="clear" w:color="auto" w:fill="F7F9FC"/>
        </w:rPr>
        <w:t>OpenSansCondensed</w:t>
      </w:r>
      <w:r>
        <w:rPr>
          <w:rFonts w:ascii="Arial" w:hAnsi="Arial" w:cs="Arial"/>
          <w:color w:val="000000"/>
          <w:sz w:val="27"/>
          <w:szCs w:val="27"/>
        </w:rPr>
        <w:t>, поэтому попробуем подключить его к проекту. Скачаем шрифт и разместим файл с ним в новой директории </w:t>
      </w:r>
      <w:r>
        <w:rPr>
          <w:rStyle w:val="HTML"/>
          <w:rFonts w:ascii="Consolas" w:eastAsiaTheme="minorHAnsi" w:hAnsi="Consolas"/>
          <w:color w:val="383A42"/>
          <w:shd w:val="clear" w:color="auto" w:fill="F7F9FC"/>
        </w:rPr>
        <w:t>fonts/</w:t>
      </w:r>
      <w:r>
        <w:rPr>
          <w:rFonts w:ascii="Arial" w:hAnsi="Arial" w:cs="Arial"/>
          <w:color w:val="000000"/>
          <w:sz w:val="27"/>
          <w:szCs w:val="27"/>
        </w:rPr>
        <w:t>:</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MARKDOWN</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src/</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components</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images</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fonts/</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r w:rsidRPr="00DE175E">
        <w:rPr>
          <w:rStyle w:val="HTML"/>
          <w:rFonts w:ascii="Consolas" w:hAnsi="Consolas"/>
          <w:color w:val="383A42"/>
          <w:sz w:val="21"/>
          <w:szCs w:val="21"/>
          <w:lang w:val="en-US"/>
        </w:rPr>
        <w:t>│   ├── OpenSansCondensed-Bold.woff</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   ├── OpenSansCondensed-Light.woff</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   └── OpenSansCondensed-LightItalic.woff</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 &lt;</w:t>
      </w:r>
      <w:proofErr w:type="gramStart"/>
      <w:r w:rsidRPr="00DE175E">
        <w:rPr>
          <w:rStyle w:val="HTML"/>
          <w:rFonts w:ascii="Consolas" w:hAnsi="Consolas"/>
          <w:color w:val="383A42"/>
          <w:sz w:val="21"/>
          <w:szCs w:val="21"/>
          <w:lang w:val="en-US"/>
        </w:rPr>
        <w:t>!--</w:t>
      </w:r>
      <w:proofErr w:type="gramEnd"/>
      <w:r w:rsidRPr="00DE175E">
        <w:rPr>
          <w:rStyle w:val="HTML"/>
          <w:rFonts w:ascii="Consolas" w:hAnsi="Consolas"/>
          <w:color w:val="383A42"/>
          <w:sz w:val="21"/>
          <w:szCs w:val="21"/>
          <w:lang w:val="en-US"/>
        </w:rPr>
        <w:t xml:space="preserve"> </w:t>
      </w:r>
      <w:r>
        <w:rPr>
          <w:rStyle w:val="HTML"/>
          <w:rFonts w:ascii="Consolas" w:hAnsi="Consolas"/>
          <w:color w:val="383A42"/>
          <w:sz w:val="21"/>
          <w:szCs w:val="21"/>
        </w:rPr>
        <w:t>остальные</w:t>
      </w:r>
      <w:r w:rsidRPr="00DE175E">
        <w:rPr>
          <w:rStyle w:val="HTML"/>
          <w:rFonts w:ascii="Consolas" w:hAnsi="Consolas"/>
          <w:color w:val="383A42"/>
          <w:sz w:val="21"/>
          <w:szCs w:val="21"/>
          <w:lang w:val="en-US"/>
        </w:rPr>
        <w:t xml:space="preserve"> </w:t>
      </w:r>
      <w:r>
        <w:rPr>
          <w:rStyle w:val="HTML"/>
          <w:rFonts w:ascii="Consolas" w:hAnsi="Consolas"/>
          <w:color w:val="383A42"/>
          <w:sz w:val="21"/>
          <w:szCs w:val="21"/>
        </w:rPr>
        <w:t>файлы</w:t>
      </w:r>
      <w:r w:rsidRPr="00DE175E">
        <w:rPr>
          <w:rStyle w:val="HTML"/>
          <w:rFonts w:ascii="Consolas" w:hAnsi="Consolas"/>
          <w:color w:val="383A42"/>
          <w:sz w:val="21"/>
          <w:szCs w:val="21"/>
          <w:lang w:val="en-US"/>
        </w:rPr>
        <w:t xml:space="preserve"> </w:t>
      </w:r>
      <w:r>
        <w:rPr>
          <w:rStyle w:val="HTML"/>
          <w:rFonts w:ascii="Consolas" w:hAnsi="Consolas"/>
          <w:color w:val="383A42"/>
          <w:sz w:val="21"/>
          <w:szCs w:val="21"/>
        </w:rPr>
        <w:t>в</w:t>
      </w:r>
      <w:r w:rsidRPr="00DE175E">
        <w:rPr>
          <w:rStyle w:val="HTML"/>
          <w:rFonts w:ascii="Consolas" w:hAnsi="Consolas"/>
          <w:color w:val="383A42"/>
          <w:sz w:val="21"/>
          <w:szCs w:val="21"/>
          <w:lang w:val="en-US"/>
        </w:rPr>
        <w:t xml:space="preserve"> </w:t>
      </w:r>
      <w:r>
        <w:rPr>
          <w:rStyle w:val="HTML"/>
          <w:rFonts w:ascii="Consolas" w:hAnsi="Consolas"/>
          <w:color w:val="383A42"/>
          <w:sz w:val="21"/>
          <w:szCs w:val="21"/>
        </w:rPr>
        <w:t>директории</w:t>
      </w:r>
      <w:r w:rsidRPr="00DE175E">
        <w:rPr>
          <w:rStyle w:val="HTML"/>
          <w:rFonts w:ascii="Consolas" w:hAnsi="Consolas"/>
          <w:color w:val="383A42"/>
          <w:sz w:val="21"/>
          <w:szCs w:val="21"/>
          <w:lang w:val="en-US"/>
        </w:rPr>
        <w:t xml:space="preserve"> src --&gt;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DE175E">
        <w:rPr>
          <w:rStyle w:val="HTML"/>
          <w:rFonts w:ascii="Consolas" w:hAnsi="Consolas"/>
          <w:color w:val="383A42"/>
          <w:sz w:val="21"/>
          <w:szCs w:val="21"/>
          <w:lang w:val="en-US"/>
        </w:rPr>
        <w:t xml:space="preserve"> </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Подключать шрифты можно как в каждом компоненте, так и сразу в </w:t>
      </w:r>
      <w:r>
        <w:rPr>
          <w:rStyle w:val="HTML"/>
          <w:rFonts w:ascii="Consolas" w:eastAsiaTheme="minorHAnsi" w:hAnsi="Consolas"/>
          <w:color w:val="383A42"/>
          <w:shd w:val="clear" w:color="auto" w:fill="F7F9FC"/>
        </w:rPr>
        <w:t>index.css</w:t>
      </w:r>
      <w:r>
        <w:rPr>
          <w:rFonts w:ascii="Arial" w:hAnsi="Arial" w:cs="Arial"/>
          <w:color w:val="000000"/>
          <w:sz w:val="27"/>
          <w:szCs w:val="27"/>
        </w:rPr>
        <w:t>. Первый вариант подходит для очень крупных приложений, в которых используется много разных шрифтов и важно максимально изолировать компоненты друг от друга. Нам больше подойдёт второй вариант: приложение небольшое, а шрифт подключаем только один.</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Для подключения воспользуемся классической директивой </w:t>
      </w:r>
      <w:r>
        <w:rPr>
          <w:rStyle w:val="HTML"/>
          <w:rFonts w:ascii="Consolas" w:eastAsiaTheme="minorHAnsi" w:hAnsi="Consolas"/>
          <w:color w:val="383A42"/>
          <w:shd w:val="clear" w:color="auto" w:fill="F7F9FC"/>
        </w:rPr>
        <w:t>@font-face</w:t>
      </w:r>
      <w:r>
        <w:rPr>
          <w:rFonts w:ascii="Arial" w:hAnsi="Arial" w:cs="Arial"/>
          <w:color w:val="000000"/>
          <w:sz w:val="27"/>
          <w:szCs w:val="27"/>
        </w:rPr>
        <w:t>. Поскольку мы используем CRA со всеми преимуществами Webpack, внутри директивы </w:t>
      </w:r>
      <w:r>
        <w:rPr>
          <w:rStyle w:val="HTML"/>
          <w:rFonts w:ascii="Consolas" w:eastAsiaTheme="minorHAnsi" w:hAnsi="Consolas"/>
          <w:color w:val="383A42"/>
          <w:shd w:val="clear" w:color="auto" w:fill="F7F9FC"/>
        </w:rPr>
        <w:t>@font-face</w:t>
      </w:r>
      <w:r>
        <w:rPr>
          <w:rFonts w:ascii="Arial" w:hAnsi="Arial" w:cs="Arial"/>
          <w:color w:val="000000"/>
          <w:sz w:val="27"/>
          <w:szCs w:val="27"/>
        </w:rPr>
        <w:t> укажем относительный путь к файлу шрифта. Это нужно, чтобы при сборке все файлы оказались в правильном месте. Добавим директиву </w:t>
      </w:r>
      <w:r>
        <w:rPr>
          <w:rStyle w:val="HTML"/>
          <w:rFonts w:ascii="Consolas" w:eastAsiaTheme="minorHAnsi" w:hAnsi="Consolas"/>
          <w:color w:val="383A42"/>
          <w:shd w:val="clear" w:color="auto" w:fill="F7F9FC"/>
        </w:rPr>
        <w:t>@font-face</w:t>
      </w:r>
      <w:r>
        <w:rPr>
          <w:rFonts w:ascii="Arial" w:hAnsi="Arial" w:cs="Arial"/>
          <w:color w:val="000000"/>
          <w:sz w:val="27"/>
          <w:szCs w:val="27"/>
        </w:rPr>
        <w:t> в файл </w:t>
      </w:r>
      <w:r>
        <w:rPr>
          <w:rStyle w:val="HTML"/>
          <w:rFonts w:ascii="Consolas" w:eastAsiaTheme="minorHAnsi" w:hAnsi="Consolas"/>
          <w:color w:val="383A42"/>
          <w:shd w:val="clear" w:color="auto" w:fill="F7F9FC"/>
        </w:rPr>
        <w:t>index.css</w:t>
      </w:r>
      <w:r>
        <w:rPr>
          <w:rFonts w:ascii="Arial" w:hAnsi="Arial" w:cs="Arial"/>
          <w:color w:val="000000"/>
          <w:sz w:val="27"/>
          <w:szCs w:val="27"/>
        </w:rPr>
        <w:t>:</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r>
        <w:rPr>
          <w:rStyle w:val="code-blocklang"/>
          <w:color w:val="B8BDBF"/>
          <w:sz w:val="27"/>
          <w:szCs w:val="27"/>
        </w:rPr>
        <w:t>CSS</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index.css */</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Другие стили в index.css */</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keyword"/>
          <w:rFonts w:ascii="Consolas" w:hAnsi="Consolas"/>
          <w:color w:val="C678DD"/>
          <w:sz w:val="21"/>
          <w:szCs w:val="21"/>
          <w:lang w:val="en-US"/>
        </w:rPr>
        <w:t>@font-face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font-family</w:t>
      </w:r>
      <w:proofErr w:type="gramEnd"/>
      <w:r w:rsidRPr="00DE175E">
        <w:rPr>
          <w:rStyle w:val="HTML"/>
          <w:rFonts w:ascii="Consolas" w:hAnsi="Consolas"/>
          <w:color w:val="383A42"/>
          <w:sz w:val="21"/>
          <w:szCs w:val="21"/>
          <w:lang w:val="en-US"/>
        </w:rPr>
        <w:t xml:space="preserve">: </w:t>
      </w:r>
      <w:r w:rsidRPr="00DE175E">
        <w:rPr>
          <w:rStyle w:val="hljs-string"/>
          <w:rFonts w:ascii="Consolas" w:hAnsi="Consolas"/>
          <w:color w:val="32A846"/>
          <w:sz w:val="21"/>
          <w:szCs w:val="21"/>
          <w:lang w:val="en-US"/>
        </w:rPr>
        <w:t>'OpenSansCondensed'</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font-style</w:t>
      </w:r>
      <w:proofErr w:type="gramEnd"/>
      <w:r w:rsidRPr="00DE175E">
        <w:rPr>
          <w:rStyle w:val="HTML"/>
          <w:rFonts w:ascii="Consolas" w:hAnsi="Consolas"/>
          <w:color w:val="383A42"/>
          <w:sz w:val="21"/>
          <w:szCs w:val="21"/>
          <w:lang w:val="en-US"/>
        </w:rPr>
        <w:t>: normal;</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font-weight</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700</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src</w:t>
      </w:r>
      <w:proofErr w:type="gramEnd"/>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url</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"./fonts/OpenSansCondensed-Bold.woff"</w:t>
      </w:r>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format</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"woff"</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keyword"/>
          <w:rFonts w:ascii="Consolas" w:hAnsi="Consolas"/>
          <w:color w:val="C678DD"/>
          <w:sz w:val="21"/>
          <w:szCs w:val="21"/>
          <w:lang w:val="en-US"/>
        </w:rPr>
        <w:t>@font-face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font-family</w:t>
      </w:r>
      <w:proofErr w:type="gramEnd"/>
      <w:r w:rsidRPr="00DE175E">
        <w:rPr>
          <w:rStyle w:val="HTML"/>
          <w:rFonts w:ascii="Consolas" w:hAnsi="Consolas"/>
          <w:color w:val="383A42"/>
          <w:sz w:val="21"/>
          <w:szCs w:val="21"/>
          <w:lang w:val="en-US"/>
        </w:rPr>
        <w:t xml:space="preserve">: </w:t>
      </w:r>
      <w:r w:rsidRPr="00DE175E">
        <w:rPr>
          <w:rStyle w:val="hljs-string"/>
          <w:rFonts w:ascii="Consolas" w:hAnsi="Consolas"/>
          <w:color w:val="32A846"/>
          <w:sz w:val="21"/>
          <w:szCs w:val="21"/>
          <w:lang w:val="en-US"/>
        </w:rPr>
        <w:t>'OpenSansCondensed'</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font-style</w:t>
      </w:r>
      <w:proofErr w:type="gramEnd"/>
      <w:r w:rsidRPr="00DE175E">
        <w:rPr>
          <w:rStyle w:val="HTML"/>
          <w:rFonts w:ascii="Consolas" w:hAnsi="Consolas"/>
          <w:color w:val="383A42"/>
          <w:sz w:val="21"/>
          <w:szCs w:val="21"/>
          <w:lang w:val="en-US"/>
        </w:rPr>
        <w:t>: normal;</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font-weight</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300</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src</w:t>
      </w:r>
      <w:proofErr w:type="gramEnd"/>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url</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"./fonts/OpenSansCondensed-Light.woff"</w:t>
      </w:r>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format</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"woff"</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keyword"/>
          <w:rFonts w:ascii="Consolas" w:hAnsi="Consolas"/>
          <w:color w:val="C678DD"/>
          <w:sz w:val="21"/>
          <w:szCs w:val="21"/>
          <w:lang w:val="en-US"/>
        </w:rPr>
        <w:t>@font-face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lastRenderedPageBreak/>
        <w:t xml:space="preserve">  </w:t>
      </w:r>
      <w:proofErr w:type="gramStart"/>
      <w:r w:rsidRPr="00DE175E">
        <w:rPr>
          <w:rStyle w:val="hljs-attribute"/>
          <w:rFonts w:ascii="Consolas" w:hAnsi="Consolas"/>
          <w:color w:val="32A846"/>
          <w:sz w:val="21"/>
          <w:szCs w:val="21"/>
          <w:lang w:val="en-US"/>
        </w:rPr>
        <w:t>font-family</w:t>
      </w:r>
      <w:proofErr w:type="gramEnd"/>
      <w:r w:rsidRPr="00DE175E">
        <w:rPr>
          <w:rStyle w:val="HTML"/>
          <w:rFonts w:ascii="Consolas" w:hAnsi="Consolas"/>
          <w:color w:val="383A42"/>
          <w:sz w:val="21"/>
          <w:szCs w:val="21"/>
          <w:lang w:val="en-US"/>
        </w:rPr>
        <w:t xml:space="preserve">: </w:t>
      </w:r>
      <w:r w:rsidRPr="00DE175E">
        <w:rPr>
          <w:rStyle w:val="hljs-string"/>
          <w:rFonts w:ascii="Consolas" w:hAnsi="Consolas"/>
          <w:color w:val="32A846"/>
          <w:sz w:val="21"/>
          <w:szCs w:val="21"/>
          <w:lang w:val="en-US"/>
        </w:rPr>
        <w:t>'OpenSansCondensed'</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font-style</w:t>
      </w:r>
      <w:proofErr w:type="gramEnd"/>
      <w:r w:rsidRPr="00DE175E">
        <w:rPr>
          <w:rStyle w:val="HTML"/>
          <w:rFonts w:ascii="Consolas" w:hAnsi="Consolas"/>
          <w:color w:val="383A42"/>
          <w:sz w:val="21"/>
          <w:szCs w:val="21"/>
          <w:lang w:val="en-US"/>
        </w:rPr>
        <w:t>: italic;</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font-weight</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300</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src</w:t>
      </w:r>
      <w:proofErr w:type="gramEnd"/>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url</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"./fonts/OpenSansCondensed-LightItalic.woff"</w:t>
      </w:r>
      <w:r w:rsidRPr="00DE175E">
        <w:rPr>
          <w:rStyle w:val="HTML"/>
          <w:rFonts w:ascii="Consolas" w:hAnsi="Consolas"/>
          <w:color w:val="383A42"/>
          <w:sz w:val="21"/>
          <w:szCs w:val="21"/>
          <w:lang w:val="en-US"/>
        </w:rPr>
        <w:t xml:space="preserve">) </w:t>
      </w:r>
      <w:r w:rsidRPr="00DE175E">
        <w:rPr>
          <w:rStyle w:val="hljs-builtin"/>
          <w:rFonts w:ascii="Consolas" w:hAnsi="Consolas"/>
          <w:color w:val="CA8D3D"/>
          <w:sz w:val="21"/>
          <w:szCs w:val="21"/>
          <w:lang w:val="en-US"/>
        </w:rPr>
        <w:t>format</w:t>
      </w:r>
      <w:r w:rsidRPr="00DE175E">
        <w:rPr>
          <w:rStyle w:val="HTML"/>
          <w:rFonts w:ascii="Consolas" w:hAnsi="Consolas"/>
          <w:color w:val="383A42"/>
          <w:sz w:val="21"/>
          <w:szCs w:val="21"/>
          <w:lang w:val="en-US"/>
        </w:rPr>
        <w:t>(</w:t>
      </w:r>
      <w:r w:rsidRPr="00DE175E">
        <w:rPr>
          <w:rStyle w:val="hljs-string"/>
          <w:rFonts w:ascii="Consolas" w:hAnsi="Consolas"/>
          <w:color w:val="32A846"/>
          <w:sz w:val="21"/>
          <w:szCs w:val="21"/>
          <w:lang w:val="en-US"/>
        </w:rPr>
        <w:t>"woff"</w:t>
      </w:r>
      <w:r w:rsidRPr="00DE175E">
        <w:rPr>
          <w:rStyle w:val="HTML"/>
          <w:rFonts w:ascii="Consolas" w:hAnsi="Consolas"/>
          <w:color w:val="383A42"/>
          <w:sz w:val="21"/>
          <w:szCs w:val="21"/>
          <w:lang w:val="en-US"/>
        </w:rPr>
        <w:t>);</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 xml:space="preserve">Применим этот шрифт к </w:t>
      </w:r>
      <w:proofErr w:type="gramStart"/>
      <w:r>
        <w:rPr>
          <w:rFonts w:ascii="Arial" w:hAnsi="Arial" w:cs="Arial"/>
          <w:color w:val="000000"/>
          <w:sz w:val="27"/>
          <w:szCs w:val="27"/>
        </w:rPr>
        <w:t>селектору </w:t>
      </w:r>
      <w:r>
        <w:rPr>
          <w:rStyle w:val="HTML"/>
          <w:rFonts w:ascii="Consolas" w:eastAsiaTheme="minorHAnsi" w:hAnsi="Consolas"/>
          <w:color w:val="383A42"/>
          <w:shd w:val="clear" w:color="auto" w:fill="F7F9FC"/>
        </w:rPr>
        <w:t>.title</w:t>
      </w:r>
      <w:proofErr w:type="gramEnd"/>
      <w:r>
        <w:rPr>
          <w:rFonts w:ascii="Arial" w:hAnsi="Arial" w:cs="Arial"/>
          <w:color w:val="000000"/>
          <w:sz w:val="27"/>
          <w:szCs w:val="27"/>
        </w:rPr>
        <w:t> в модуле </w:t>
      </w:r>
      <w:r>
        <w:rPr>
          <w:rStyle w:val="HTML"/>
          <w:rFonts w:ascii="Consolas" w:eastAsiaTheme="minorHAnsi" w:hAnsi="Consolas"/>
          <w:color w:val="383A42"/>
          <w:shd w:val="clear" w:color="auto" w:fill="F7F9FC"/>
        </w:rPr>
        <w:t>dog-image.module.css</w:t>
      </w:r>
      <w:r>
        <w:rPr>
          <w:rFonts w:ascii="Arial" w:hAnsi="Arial" w:cs="Arial"/>
          <w:color w:val="000000"/>
          <w:sz w:val="27"/>
          <w:szCs w:val="27"/>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E175E">
        <w:rPr>
          <w:rStyle w:val="code-blockclipboard"/>
          <w:color w:val="B8BDBF"/>
          <w:sz w:val="27"/>
          <w:szCs w:val="27"/>
          <w:lang w:val="en-US"/>
        </w:rPr>
        <w:t xml:space="preserve"> </w:t>
      </w:r>
      <w:r>
        <w:rPr>
          <w:rStyle w:val="code-blockclipboard"/>
          <w:color w:val="B8BDBF"/>
          <w:sz w:val="27"/>
          <w:szCs w:val="27"/>
        </w:rPr>
        <w:t>код</w:t>
      </w:r>
      <w:r w:rsidRPr="00DE175E">
        <w:rPr>
          <w:rStyle w:val="code-blocklang"/>
          <w:color w:val="B8BDBF"/>
          <w:sz w:val="27"/>
          <w:szCs w:val="27"/>
          <w:lang w:val="en-US"/>
        </w:rPr>
        <w:t>CSS</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selector-class"/>
          <w:rFonts w:ascii="Consolas" w:hAnsi="Consolas"/>
          <w:color w:val="CA8D3D"/>
          <w:sz w:val="21"/>
          <w:szCs w:val="21"/>
          <w:lang w:val="en-US"/>
        </w:rPr>
        <w:t>.card</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display</w:t>
      </w:r>
      <w:proofErr w:type="gramEnd"/>
      <w:r w:rsidRPr="00DE175E">
        <w:rPr>
          <w:rStyle w:val="HTML"/>
          <w:rFonts w:ascii="Consolas" w:hAnsi="Consolas"/>
          <w:color w:val="383A42"/>
          <w:sz w:val="21"/>
          <w:szCs w:val="21"/>
          <w:lang w:val="en-US"/>
        </w:rPr>
        <w:t>: flex;</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flex-direction</w:t>
      </w:r>
      <w:proofErr w:type="gramEnd"/>
      <w:r w:rsidRPr="00DE175E">
        <w:rPr>
          <w:rStyle w:val="HTML"/>
          <w:rFonts w:ascii="Consolas" w:hAnsi="Consolas"/>
          <w:color w:val="383A42"/>
          <w:sz w:val="21"/>
          <w:szCs w:val="21"/>
          <w:lang w:val="en-US"/>
        </w:rPr>
        <w:t>: column;</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align-items</w:t>
      </w:r>
      <w:proofErr w:type="gramEnd"/>
      <w:r w:rsidRPr="00DE175E">
        <w:rPr>
          <w:rStyle w:val="HTML"/>
          <w:rFonts w:ascii="Consolas" w:hAnsi="Consolas"/>
          <w:color w:val="383A42"/>
          <w:sz w:val="21"/>
          <w:szCs w:val="21"/>
          <w:lang w:val="en-US"/>
        </w:rPr>
        <w:t>: center;</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selector-class"/>
          <w:rFonts w:ascii="Consolas" w:hAnsi="Consolas"/>
          <w:color w:val="CA8D3D"/>
          <w:sz w:val="21"/>
          <w:szCs w:val="21"/>
          <w:lang w:val="en-US"/>
        </w:rPr>
        <w:t>.image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max-width</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400px</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selector-class"/>
          <w:rFonts w:ascii="Consolas" w:hAnsi="Consolas"/>
          <w:color w:val="CA8D3D"/>
          <w:sz w:val="21"/>
          <w:szCs w:val="21"/>
          <w:lang w:val="en-US"/>
        </w:rPr>
        <w:t>.title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font-size</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25px</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color</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#393a34</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font-family</w:t>
      </w:r>
      <w:proofErr w:type="gramEnd"/>
      <w:r w:rsidRPr="00DE175E">
        <w:rPr>
          <w:rStyle w:val="HTML"/>
          <w:rFonts w:ascii="Consolas" w:hAnsi="Consolas"/>
          <w:color w:val="383A42"/>
          <w:sz w:val="21"/>
          <w:szCs w:val="21"/>
          <w:lang w:val="en-US"/>
        </w:rPr>
        <w:t xml:space="preserve">: </w:t>
      </w:r>
      <w:r w:rsidRPr="00DE175E">
        <w:rPr>
          <w:rStyle w:val="hljs-string"/>
          <w:rFonts w:ascii="Consolas" w:hAnsi="Consolas"/>
          <w:color w:val="32A846"/>
          <w:sz w:val="21"/>
          <w:szCs w:val="21"/>
          <w:lang w:val="en-US"/>
        </w:rPr>
        <w:t>'OpenSansCondensed'</w:t>
      </w:r>
      <w:r w:rsidRPr="00DE175E">
        <w:rPr>
          <w:rStyle w:val="HTML"/>
          <w:rFonts w:ascii="Consolas" w:hAnsi="Consolas"/>
          <w:color w:val="383A42"/>
          <w:sz w:val="21"/>
          <w:szCs w:val="21"/>
          <w:lang w:val="en-US"/>
        </w:rPr>
        <w:t>, Arial, sans-serif;</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margin</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5px</w:t>
      </w:r>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0</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ljs-selector-class"/>
          <w:rFonts w:ascii="Consolas" w:hAnsi="Consolas"/>
          <w:color w:val="CA8D3D"/>
          <w:sz w:val="21"/>
          <w:szCs w:val="21"/>
          <w:lang w:val="en-US"/>
        </w:rPr>
        <w:t>.date</w:t>
      </w:r>
      <w:r w:rsidRPr="00DE175E">
        <w:rPr>
          <w:rStyle w:val="HTML"/>
          <w:rFonts w:ascii="Consolas" w:hAnsi="Consolas"/>
          <w:color w:val="383A42"/>
          <w:sz w:val="21"/>
          <w:szCs w:val="21"/>
          <w:lang w:val="en-US"/>
        </w:rPr>
        <w:t xml:space="preserve"> {</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TML"/>
          <w:rFonts w:ascii="Consolas" w:hAnsi="Consolas"/>
          <w:color w:val="383A42"/>
          <w:sz w:val="21"/>
          <w:szCs w:val="21"/>
          <w:lang w:val="en-US"/>
        </w:rPr>
        <w:t>composes</w:t>
      </w:r>
      <w:proofErr w:type="gramEnd"/>
      <w:r w:rsidRPr="00DE175E">
        <w:rPr>
          <w:rStyle w:val="HTML"/>
          <w:rFonts w:ascii="Consolas" w:hAnsi="Consolas"/>
          <w:color w:val="383A42"/>
          <w:sz w:val="21"/>
          <w:szCs w:val="21"/>
          <w:lang w:val="en-US"/>
        </w:rPr>
        <w:t>: title;</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font-size</w:t>
      </w:r>
      <w:proofErr w:type="gramEnd"/>
      <w:r w:rsidRPr="00DE175E">
        <w:rPr>
          <w:rStyle w:val="HTML"/>
          <w:rFonts w:ascii="Consolas" w:hAnsi="Consolas"/>
          <w:color w:val="383A42"/>
          <w:sz w:val="21"/>
          <w:szCs w:val="21"/>
          <w:lang w:val="en-US"/>
        </w:rPr>
        <w:t xml:space="preserve">: </w:t>
      </w:r>
      <w:r w:rsidRPr="00DE175E">
        <w:rPr>
          <w:rStyle w:val="hljs-number"/>
          <w:rFonts w:ascii="Consolas" w:hAnsi="Consolas"/>
          <w:color w:val="56B6C2"/>
          <w:sz w:val="21"/>
          <w:szCs w:val="21"/>
          <w:lang w:val="en-US"/>
        </w:rPr>
        <w:t>15px</w:t>
      </w:r>
      <w:r w:rsidRPr="00DE175E">
        <w:rPr>
          <w:rStyle w:val="HTML"/>
          <w:rFonts w:ascii="Consolas" w:hAnsi="Consolas"/>
          <w:color w:val="383A42"/>
          <w:sz w:val="21"/>
          <w:szCs w:val="21"/>
          <w:lang w:val="en-US"/>
        </w:rPr>
        <w:t>;</w:t>
      </w:r>
    </w:p>
    <w:p w:rsidR="00DE175E" w:rsidRP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E175E">
        <w:rPr>
          <w:rStyle w:val="HTML"/>
          <w:rFonts w:ascii="Consolas" w:hAnsi="Consolas"/>
          <w:color w:val="383A42"/>
          <w:sz w:val="21"/>
          <w:szCs w:val="21"/>
          <w:lang w:val="en-US"/>
        </w:rPr>
        <w:t xml:space="preserve">  </w:t>
      </w:r>
      <w:proofErr w:type="gramStart"/>
      <w:r w:rsidRPr="00DE175E">
        <w:rPr>
          <w:rStyle w:val="hljs-attribute"/>
          <w:rFonts w:ascii="Consolas" w:hAnsi="Consolas"/>
          <w:color w:val="32A846"/>
          <w:sz w:val="21"/>
          <w:szCs w:val="21"/>
          <w:lang w:val="en-US"/>
        </w:rPr>
        <w:t>font-style</w:t>
      </w:r>
      <w:proofErr w:type="gramEnd"/>
      <w:r w:rsidRPr="00DE175E">
        <w:rPr>
          <w:rStyle w:val="HTML"/>
          <w:rFonts w:ascii="Consolas" w:hAnsi="Consolas"/>
          <w:color w:val="383A42"/>
          <w:sz w:val="21"/>
          <w:szCs w:val="21"/>
          <w:lang w:val="en-US"/>
        </w:rPr>
        <w:t>: italic;</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DE175E">
        <w:rPr>
          <w:rStyle w:val="HTML"/>
          <w:rFonts w:ascii="Consolas" w:hAnsi="Consolas"/>
          <w:color w:val="383A42"/>
          <w:sz w:val="21"/>
          <w:szCs w:val="21"/>
          <w:lang w:val="en-US"/>
        </w:rPr>
        <w:t xml:space="preserve">  </w:t>
      </w:r>
      <w:r>
        <w:rPr>
          <w:rStyle w:val="hljs-attribute"/>
          <w:rFonts w:ascii="Consolas" w:hAnsi="Consolas"/>
          <w:color w:val="32A846"/>
          <w:sz w:val="21"/>
          <w:szCs w:val="21"/>
        </w:rPr>
        <w:t>font-weight</w:t>
      </w:r>
      <w:r>
        <w:rPr>
          <w:rStyle w:val="HTML"/>
          <w:rFonts w:ascii="Consolas" w:hAnsi="Consolas"/>
          <w:color w:val="383A42"/>
          <w:sz w:val="21"/>
          <w:szCs w:val="21"/>
        </w:rPr>
        <w:t xml:space="preserve">: </w:t>
      </w:r>
      <w:r>
        <w:rPr>
          <w:rStyle w:val="hljs-number"/>
          <w:rFonts w:ascii="Consolas" w:hAnsi="Consolas"/>
          <w:color w:val="56B6C2"/>
          <w:sz w:val="21"/>
          <w:szCs w:val="21"/>
        </w:rPr>
        <w:t>300</w:t>
      </w:r>
      <w:r>
        <w:rPr>
          <w:rStyle w:val="HTML"/>
          <w:rFonts w:ascii="Consolas" w:hAnsi="Consolas"/>
          <w:color w:val="383A42"/>
          <w:sz w:val="21"/>
          <w:szCs w:val="21"/>
        </w:rPr>
        <w:t>;</w:t>
      </w:r>
    </w:p>
    <w:p w:rsidR="00DE175E" w:rsidRDefault="00DE175E" w:rsidP="00DE175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Обновим страницу:</w:t>
      </w:r>
    </w:p>
    <w:p w:rsidR="00DE175E" w:rsidRDefault="00DE175E" w:rsidP="00DE175E">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5331186" cy="2628901"/>
            <wp:effectExtent l="0" t="0" r="3175" b="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413" cy="2634930"/>
                    </a:xfrm>
                    <a:prstGeom prst="rect">
                      <a:avLst/>
                    </a:prstGeom>
                    <a:noFill/>
                    <a:ln>
                      <a:noFill/>
                    </a:ln>
                  </pic:spPr>
                </pic:pic>
              </a:graphicData>
            </a:graphic>
          </wp:inline>
        </w:drawing>
      </w:r>
    </w:p>
    <w:p w:rsidR="00DE175E" w:rsidRDefault="00DE175E" w:rsidP="00DE175E">
      <w:pPr>
        <w:shd w:val="clear" w:color="auto" w:fill="FFFFFF"/>
        <w:rPr>
          <w:rFonts w:ascii="Arial" w:hAnsi="Arial" w:cs="Arial"/>
          <w:color w:val="000000"/>
          <w:sz w:val="27"/>
          <w:szCs w:val="27"/>
        </w:rPr>
      </w:pPr>
      <w:r>
        <w:rPr>
          <w:rStyle w:val="a5"/>
          <w:rFonts w:ascii="Arial" w:hAnsi="Arial" w:cs="Arial"/>
          <w:color w:val="000000"/>
          <w:sz w:val="27"/>
          <w:szCs w:val="27"/>
        </w:rPr>
        <w:lastRenderedPageBreak/>
        <w:t>Проект изменился не сильно, но пользователи будут довольны</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Работать со шрифтами можно по-разному. Например, мы могли бы создать отдельный CSS-файл в директории </w:t>
      </w:r>
      <w:r>
        <w:rPr>
          <w:rStyle w:val="HTML"/>
          <w:rFonts w:ascii="Consolas" w:eastAsiaTheme="minorHAnsi" w:hAnsi="Consolas"/>
          <w:color w:val="383A42"/>
          <w:shd w:val="clear" w:color="auto" w:fill="F7F9FC"/>
        </w:rPr>
        <w:t>fonts/</w:t>
      </w:r>
      <w:r>
        <w:rPr>
          <w:rFonts w:ascii="Arial" w:hAnsi="Arial" w:cs="Arial"/>
          <w:color w:val="000000"/>
          <w:sz w:val="27"/>
          <w:szCs w:val="27"/>
        </w:rPr>
        <w:t>, подключить там шрифт и импортировать этот файл в </w:t>
      </w:r>
      <w:r>
        <w:rPr>
          <w:rStyle w:val="HTML"/>
          <w:rFonts w:ascii="Consolas" w:eastAsiaTheme="minorHAnsi" w:hAnsi="Consolas"/>
          <w:color w:val="383A42"/>
          <w:shd w:val="clear" w:color="auto" w:fill="F7F9FC"/>
        </w:rPr>
        <w:t>index.js</w:t>
      </w:r>
      <w:r>
        <w:rPr>
          <w:rFonts w:ascii="Arial" w:hAnsi="Arial" w:cs="Arial"/>
          <w:color w:val="000000"/>
          <w:sz w:val="27"/>
          <w:szCs w:val="27"/>
        </w:rPr>
        <w:t> или конкретный компонент. А если в проекте используется всего один шрифт, то можно определить подключённый шрифт в свойстве </w:t>
      </w:r>
      <w:r>
        <w:rPr>
          <w:rStyle w:val="HTML"/>
          <w:rFonts w:ascii="Consolas" w:eastAsiaTheme="minorHAnsi" w:hAnsi="Consolas"/>
          <w:color w:val="383A42"/>
          <w:shd w:val="clear" w:color="auto" w:fill="F7F9FC"/>
        </w:rPr>
        <w:t>font-family</w:t>
      </w:r>
      <w:r>
        <w:rPr>
          <w:rFonts w:ascii="Arial" w:hAnsi="Arial" w:cs="Arial"/>
          <w:color w:val="000000"/>
          <w:sz w:val="27"/>
          <w:szCs w:val="27"/>
        </w:rPr>
        <w:t> в </w:t>
      </w:r>
      <w:r>
        <w:rPr>
          <w:rStyle w:val="HTML"/>
          <w:rFonts w:ascii="Consolas" w:eastAsiaTheme="minorHAnsi" w:hAnsi="Consolas"/>
          <w:color w:val="383A42"/>
          <w:shd w:val="clear" w:color="auto" w:fill="F7F9FC"/>
        </w:rPr>
        <w:t>index.css</w:t>
      </w:r>
      <w:r>
        <w:rPr>
          <w:rFonts w:ascii="Arial" w:hAnsi="Arial" w:cs="Arial"/>
          <w:color w:val="000000"/>
          <w:sz w:val="27"/>
          <w:szCs w:val="27"/>
        </w:rPr>
        <w:t>. Но такой вариант не очень подходит для возможного масштабирования.</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В проектной работе можно применять любой из методов, которые мы рассмотрели.</w:t>
      </w:r>
    </w:p>
    <w:p w:rsidR="00DE175E" w:rsidRDefault="00DE175E" w:rsidP="00DE175E">
      <w:pPr>
        <w:shd w:val="clear" w:color="auto" w:fill="FFFFFF"/>
        <w:rPr>
          <w:rFonts w:ascii="Arial" w:hAnsi="Arial" w:cs="Arial"/>
          <w:color w:val="000000"/>
          <w:sz w:val="27"/>
          <w:szCs w:val="27"/>
        </w:rPr>
      </w:pPr>
      <w:r>
        <w:rPr>
          <w:rFonts w:ascii="Arial" w:hAnsi="Arial" w:cs="Arial"/>
          <w:color w:val="000000"/>
          <w:sz w:val="27"/>
          <w:szCs w:val="27"/>
        </w:rPr>
        <w:t>В этом уроке вы разобрались с инфраструктурой проекта — подключили изображения, шрифты и CSS. Дальше познакомитесь с инструментами отладки React-приложения.</w:t>
      </w:r>
    </w:p>
    <w:p w:rsidR="00123059" w:rsidRDefault="00123059" w:rsidP="00123059">
      <w:pPr>
        <w:pStyle w:val="1"/>
        <w:shd w:val="clear" w:color="auto" w:fill="FFFFFF"/>
        <w:rPr>
          <w:color w:val="000000"/>
        </w:rPr>
      </w:pPr>
      <w:r>
        <w:rPr>
          <w:color w:val="000000"/>
        </w:rPr>
        <w:t>Отладка приложения. Установка расширения React DevTools</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Наверняка вы уже пробовали отлаживать код в веб-браузере. Всё это применимо и к проектам на React. Можно использовать </w:t>
      </w:r>
      <w:r>
        <w:rPr>
          <w:rStyle w:val="HTML"/>
          <w:rFonts w:ascii="Consolas" w:eastAsiaTheme="minorHAnsi" w:hAnsi="Consolas"/>
          <w:color w:val="383A42"/>
          <w:sz w:val="22"/>
          <w:szCs w:val="22"/>
          <w:shd w:val="clear" w:color="auto" w:fill="F7F9FC"/>
        </w:rPr>
        <w:t>console.log</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debugger</w:t>
      </w:r>
      <w:r>
        <w:rPr>
          <w:rFonts w:ascii="Arial" w:hAnsi="Arial" w:cs="Arial"/>
          <w:color w:val="000000"/>
          <w:sz w:val="27"/>
          <w:szCs w:val="27"/>
        </w:rPr>
        <w:t> для отладки приложения внутри методов компонентов, в том числе и метода </w:t>
      </w:r>
      <w:proofErr w:type="gramStart"/>
      <w:r>
        <w:rPr>
          <w:rStyle w:val="HTML"/>
          <w:rFonts w:ascii="Consolas" w:eastAsiaTheme="minorHAnsi" w:hAnsi="Consolas"/>
          <w:color w:val="383A42"/>
          <w:sz w:val="22"/>
          <w:szCs w:val="22"/>
          <w:shd w:val="clear" w:color="auto" w:fill="F7F9FC"/>
        </w:rPr>
        <w:t>render(</w:t>
      </w:r>
      <w:proofErr w:type="gram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Это ничем не отличается от отладки JavaScript-кода. Но React имеет ряд концепций, для отладки которых требуются дополнительные инструменты. Один из них — React DevTools.</w:t>
      </w:r>
    </w:p>
    <w:p w:rsidR="00123059" w:rsidRDefault="00123059" w:rsidP="00123059">
      <w:pPr>
        <w:shd w:val="clear" w:color="auto" w:fill="FFFFFF"/>
        <w:rPr>
          <w:rFonts w:ascii="Arial" w:hAnsi="Arial" w:cs="Arial"/>
          <w:color w:val="000000"/>
          <w:sz w:val="27"/>
          <w:szCs w:val="27"/>
        </w:rPr>
      </w:pPr>
      <w:hyperlink r:id="rId17" w:tgtFrame="_blank" w:history="1">
        <w:r>
          <w:rPr>
            <w:rStyle w:val="a3"/>
            <w:rFonts w:ascii="Arial" w:hAnsi="Arial" w:cs="Arial"/>
            <w:color w:val="23272E"/>
            <w:sz w:val="27"/>
            <w:szCs w:val="27"/>
          </w:rPr>
          <w:t>React DevTools</w:t>
        </w:r>
      </w:hyperlink>
      <w:r>
        <w:rPr>
          <w:rFonts w:ascii="Arial" w:hAnsi="Arial" w:cs="Arial"/>
          <w:color w:val="000000"/>
          <w:sz w:val="27"/>
          <w:szCs w:val="27"/>
        </w:rPr>
        <w:t> — популярное расширение для браузера, которое предоставляет больше возможностей в работе с React. В этом уроке мы установим расширение, а в следующем научимся им пользоваться. Установить расширение достаточно просто, поэтому урок станет для вас передышкой.</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На данный момент расширение React DevTools доступно для браузеров Firefox, Яндекс.Браузер и Chrome.</w:t>
      </w:r>
    </w:p>
    <w:p w:rsidR="00123059" w:rsidRDefault="00123059" w:rsidP="00123059">
      <w:pPr>
        <w:pStyle w:val="2"/>
        <w:shd w:val="clear" w:color="auto" w:fill="FFFFFF"/>
        <w:rPr>
          <w:color w:val="000000"/>
        </w:rPr>
      </w:pPr>
      <w:r>
        <w:rPr>
          <w:color w:val="000000"/>
        </w:rPr>
        <w:t>Установка в Яндекс.Браузере и Chrome</w:t>
      </w:r>
    </w:p>
    <w:p w:rsidR="00123059" w:rsidRDefault="00123059" w:rsidP="00123059">
      <w:pPr>
        <w:shd w:val="clear" w:color="auto" w:fill="FFFFFF"/>
        <w:rPr>
          <w:rFonts w:ascii="Arial" w:hAnsi="Arial" w:cs="Arial"/>
          <w:color w:val="000000"/>
          <w:sz w:val="27"/>
          <w:szCs w:val="27"/>
        </w:rPr>
      </w:pPr>
      <w:hyperlink r:id="rId18" w:tgtFrame="_blank" w:history="1">
        <w:r>
          <w:rPr>
            <w:rStyle w:val="a3"/>
            <w:rFonts w:ascii="Arial" w:hAnsi="Arial" w:cs="Arial"/>
            <w:color w:val="23272E"/>
            <w:sz w:val="27"/>
            <w:szCs w:val="27"/>
          </w:rPr>
          <w:t>Перейдите по ссылке в браузере</w:t>
        </w:r>
      </w:hyperlink>
      <w:r>
        <w:rPr>
          <w:rFonts w:ascii="Arial" w:hAnsi="Arial" w:cs="Arial"/>
          <w:color w:val="000000"/>
          <w:sz w:val="27"/>
          <w:szCs w:val="27"/>
        </w:rPr>
        <w: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Вы увидите такую страницу:</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lastRenderedPageBreak/>
        <w:drawing>
          <wp:inline distT="0" distB="0" distL="0" distR="0">
            <wp:extent cx="5603513" cy="4110587"/>
            <wp:effectExtent l="0" t="0" r="0" b="4445"/>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1868" cy="4116716"/>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Нажмите кнопку «Установить».</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Появится всплывающее окно. Нажмите «Добавить расширение». Через несколько секунд появится ещё одно окно, подтверждающее, что расширение React DevTools успешно установлено. В правом верхнем углу (справа от адресной строки) вы увидите такую иконку:</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4451632" cy="1441950"/>
            <wp:effectExtent l="0" t="0" r="6350" b="635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2453" cy="1448694"/>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Иконка становится цветной на сайтах c React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Если иконка появилась, поздравляем, дело сделано! Переходите к следующему уроку.</w:t>
      </w:r>
    </w:p>
    <w:p w:rsidR="00123059" w:rsidRDefault="00123059" w:rsidP="00123059">
      <w:pPr>
        <w:pStyle w:val="2"/>
        <w:shd w:val="clear" w:color="auto" w:fill="FFFFFF"/>
        <w:rPr>
          <w:color w:val="000000"/>
        </w:rPr>
      </w:pPr>
      <w:r>
        <w:rPr>
          <w:color w:val="000000"/>
        </w:rPr>
        <w:t>Установка в Firefox</w:t>
      </w:r>
    </w:p>
    <w:p w:rsidR="00123059" w:rsidRDefault="00123059" w:rsidP="00123059">
      <w:pPr>
        <w:shd w:val="clear" w:color="auto" w:fill="FFFFFF"/>
        <w:rPr>
          <w:rFonts w:ascii="Arial" w:hAnsi="Arial" w:cs="Arial"/>
          <w:color w:val="000000"/>
          <w:sz w:val="27"/>
          <w:szCs w:val="27"/>
        </w:rPr>
      </w:pPr>
      <w:hyperlink r:id="rId21" w:tgtFrame="_blank" w:history="1">
        <w:r>
          <w:rPr>
            <w:rStyle w:val="a3"/>
            <w:rFonts w:ascii="Arial" w:hAnsi="Arial" w:cs="Arial"/>
            <w:color w:val="23272E"/>
            <w:sz w:val="27"/>
            <w:szCs w:val="27"/>
          </w:rPr>
          <w:t>Перейдите по ссылке в браузере</w:t>
        </w:r>
      </w:hyperlink>
      <w:r>
        <w:rPr>
          <w:rFonts w:ascii="Arial" w:hAnsi="Arial" w:cs="Arial"/>
          <w:color w:val="000000"/>
          <w:sz w:val="27"/>
          <w:szCs w:val="27"/>
        </w:rPr>
        <w: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Вы увидите такую страницу:</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lastRenderedPageBreak/>
        <w:drawing>
          <wp:inline distT="0" distB="0" distL="0" distR="0">
            <wp:extent cx="2893792" cy="1912486"/>
            <wp:effectExtent l="0" t="0" r="1905" b="0"/>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247" cy="1916752"/>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Нажмите кнопку «Добавить в Firefox».</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Появится всплывающее окно, которое запрашивает разрешение добавить расширение в браузер. Нажмите «Добавить».</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Через несколько секунд появится ещё одно окно, подтверждающее, что расширение успешно установлено. Нажмите «Ок, понятно». После этого вы увидите, что в верхнем правом углу браузера появилась такая иконка:</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4050616" cy="1312054"/>
            <wp:effectExtent l="0" t="0" r="7620" b="254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4952" cy="1316698"/>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Иконка становится цветной на сайтах c React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Если видите эту иконку, значит, вы справились!</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 следующем уроке научимся работать с этим расширением.</w:t>
      </w:r>
    </w:p>
    <w:p w:rsidR="00123059" w:rsidRDefault="00123059" w:rsidP="00123059">
      <w:pPr>
        <w:pStyle w:val="1"/>
        <w:shd w:val="clear" w:color="auto" w:fill="FFFFFF"/>
        <w:rPr>
          <w:color w:val="000000"/>
        </w:rPr>
      </w:pPr>
      <w:r>
        <w:rPr>
          <w:color w:val="000000"/>
        </w:rPr>
        <w:t>Отладка приложения. Использование расширения React DevTools</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Теперь, когда расширение React DevTools установлено, вернёмся к мемам. Запустим приложение с помощью </w:t>
      </w:r>
      <w:r>
        <w:rPr>
          <w:rStyle w:val="HTML"/>
          <w:rFonts w:ascii="Consolas" w:eastAsiaTheme="minorHAnsi" w:hAnsi="Consolas"/>
          <w:color w:val="383A42"/>
          <w:sz w:val="22"/>
          <w:szCs w:val="22"/>
          <w:shd w:val="clear" w:color="auto" w:fill="F7F9FC"/>
        </w:rPr>
        <w:t>npm run start</w:t>
      </w:r>
      <w:r>
        <w:rPr>
          <w:rFonts w:ascii="Arial" w:hAnsi="Arial" w:cs="Arial"/>
          <w:color w:val="000000"/>
          <w:sz w:val="27"/>
          <w:szCs w:val="27"/>
        </w:rPr>
        <w:t> и перейдём по адресу </w:t>
      </w:r>
      <w:hyperlink r:id="rId24" w:tgtFrame="_blank" w:history="1">
        <w:r>
          <w:rPr>
            <w:rStyle w:val="a3"/>
            <w:rFonts w:ascii="Arial" w:hAnsi="Arial" w:cs="Arial"/>
            <w:color w:val="23272E"/>
            <w:sz w:val="27"/>
            <w:szCs w:val="27"/>
          </w:rPr>
          <w:t>http://localhost:3000/</w:t>
        </w:r>
      </w:hyperlink>
      <w:r>
        <w:rPr>
          <w:rFonts w:ascii="Arial" w:hAnsi="Arial" w:cs="Arial"/>
          <w:color w:val="000000"/>
          <w:sz w:val="27"/>
          <w:szCs w:val="27"/>
        </w:rPr>
        <w:t>. Иконка React DevTools стала красной. Чтобы узнать почему, кликните по ней.</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Появится модальное окно React DevTools с сообщением: «На этой странице используется сборка React для разработки». Значит, расширение обнаружило проект:</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lastRenderedPageBreak/>
        <w:drawing>
          <wp:inline distT="0" distB="0" distL="0" distR="0">
            <wp:extent cx="5146194" cy="3143208"/>
            <wp:effectExtent l="0" t="0" r="0" b="635"/>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6884" cy="3149737"/>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Это нормально</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Внизу модального окна появится текст: «Откройте инструменты разработчика. Вкладки “Components” и “Profiler” появятся справа».</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Перед тем как рассмотреть инструменты разработчика подробнее, добавим немного интерактива в проект — возможность лайкнуть карточку с мемом. Это поможет оценить все возможности React DevTools. Так выглядит компонент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с новой функциональностью:</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123059">
        <w:rPr>
          <w:rStyle w:val="code-blockclipboard"/>
          <w:color w:val="B8BDBF"/>
          <w:sz w:val="27"/>
          <w:szCs w:val="27"/>
          <w:lang w:val="en-US"/>
        </w:rPr>
        <w:t xml:space="preserve"> </w:t>
      </w:r>
      <w:r>
        <w:rPr>
          <w:rStyle w:val="code-blockclipboard"/>
          <w:color w:val="B8BDBF"/>
          <w:sz w:val="27"/>
          <w:szCs w:val="27"/>
        </w:rPr>
        <w:t>код</w:t>
      </w:r>
      <w:r w:rsidRPr="00123059">
        <w:rPr>
          <w:rStyle w:val="code-blocklang"/>
          <w:color w:val="B8BDBF"/>
          <w:sz w:val="27"/>
          <w:szCs w:val="27"/>
          <w:lang w:val="en-US"/>
        </w:rPr>
        <w:t>JSX</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3059">
        <w:rPr>
          <w:rStyle w:val="hljs-keyword"/>
          <w:rFonts w:ascii="Consolas" w:hAnsi="Consolas"/>
          <w:color w:val="C678DD"/>
          <w:sz w:val="21"/>
          <w:szCs w:val="21"/>
          <w:lang w:val="en-US"/>
        </w:rPr>
        <w:t>import</w:t>
      </w:r>
      <w:proofErr w:type="gramEnd"/>
      <w:r w:rsidRPr="00123059">
        <w:rPr>
          <w:rStyle w:val="HTML"/>
          <w:rFonts w:ascii="Consolas" w:hAnsi="Consolas"/>
          <w:color w:val="383A42"/>
          <w:sz w:val="21"/>
          <w:szCs w:val="21"/>
          <w:lang w:val="en-US"/>
        </w:rPr>
        <w:t xml:space="preserve"> dogImage </w:t>
      </w:r>
      <w:r w:rsidRPr="00123059">
        <w:rPr>
          <w:rStyle w:val="hljs-keyword"/>
          <w:rFonts w:ascii="Consolas" w:hAnsi="Consolas"/>
          <w:color w:val="C678DD"/>
          <w:sz w:val="21"/>
          <w:szCs w:val="21"/>
          <w:lang w:val="en-US"/>
        </w:rPr>
        <w:t>from</w:t>
      </w:r>
      <w:r w:rsidRPr="00123059">
        <w:rPr>
          <w:rStyle w:val="HTML"/>
          <w:rFonts w:ascii="Consolas" w:hAnsi="Consolas"/>
          <w:color w:val="383A42"/>
          <w:sz w:val="21"/>
          <w:szCs w:val="21"/>
          <w:lang w:val="en-US"/>
        </w:rPr>
        <w:t xml:space="preserve"> </w:t>
      </w:r>
      <w:r w:rsidRPr="00123059">
        <w:rPr>
          <w:rStyle w:val="hljs-string"/>
          <w:rFonts w:ascii="Consolas" w:hAnsi="Consolas"/>
          <w:color w:val="32A846"/>
          <w:sz w:val="21"/>
          <w:szCs w:val="21"/>
          <w:lang w:val="en-US"/>
        </w:rPr>
        <w:t>"../dog-image/dog-image.module.css"</w:t>
      </w:r>
      <w:r w:rsidRPr="00123059">
        <w:rPr>
          <w:rStyle w:val="HTML"/>
          <w:rFonts w:ascii="Consolas" w:hAnsi="Consolas"/>
          <w:color w:val="383A42"/>
          <w:sz w:val="21"/>
          <w:szCs w:val="21"/>
          <w:lang w:val="en-US"/>
        </w:rPr>
        <w: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3059">
        <w:rPr>
          <w:rStyle w:val="hljs-keyword"/>
          <w:rFonts w:ascii="Consolas" w:hAnsi="Consolas"/>
          <w:color w:val="C678DD"/>
          <w:sz w:val="21"/>
          <w:szCs w:val="21"/>
          <w:lang w:val="en-US"/>
        </w:rPr>
        <w:t>import</w:t>
      </w:r>
      <w:proofErr w:type="gramEnd"/>
      <w:r w:rsidRPr="00123059">
        <w:rPr>
          <w:rStyle w:val="HTML"/>
          <w:rFonts w:ascii="Consolas" w:hAnsi="Consolas"/>
          <w:color w:val="383A42"/>
          <w:sz w:val="21"/>
          <w:szCs w:val="21"/>
          <w:lang w:val="en-US"/>
        </w:rPr>
        <w:t xml:space="preserve"> React </w:t>
      </w:r>
      <w:r w:rsidRPr="00123059">
        <w:rPr>
          <w:rStyle w:val="hljs-keyword"/>
          <w:rFonts w:ascii="Consolas" w:hAnsi="Consolas"/>
          <w:color w:val="C678DD"/>
          <w:sz w:val="21"/>
          <w:szCs w:val="21"/>
          <w:lang w:val="en-US"/>
        </w:rPr>
        <w:t>from</w:t>
      </w:r>
      <w:r w:rsidRPr="00123059">
        <w:rPr>
          <w:rStyle w:val="HTML"/>
          <w:rFonts w:ascii="Consolas" w:hAnsi="Consolas"/>
          <w:color w:val="383A42"/>
          <w:sz w:val="21"/>
          <w:szCs w:val="21"/>
          <w:lang w:val="en-US"/>
        </w:rPr>
        <w:t xml:space="preserve"> </w:t>
      </w:r>
      <w:r w:rsidRPr="00123059">
        <w:rPr>
          <w:rStyle w:val="hljs-string"/>
          <w:rFonts w:ascii="Consolas" w:hAnsi="Consolas"/>
          <w:color w:val="32A846"/>
          <w:sz w:val="21"/>
          <w:szCs w:val="21"/>
          <w:lang w:val="en-US"/>
        </w:rPr>
        <w:t>"react"</w:t>
      </w:r>
      <w:r w:rsidRPr="00123059">
        <w:rPr>
          <w:rStyle w:val="HTML"/>
          <w:rFonts w:ascii="Consolas" w:hAnsi="Consolas"/>
          <w:color w:val="383A42"/>
          <w:sz w:val="21"/>
          <w:szCs w:val="21"/>
          <w:lang w:val="en-US"/>
        </w:rPr>
        <w: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3059">
        <w:rPr>
          <w:rStyle w:val="hljs-keyword"/>
          <w:rFonts w:ascii="Consolas" w:hAnsi="Consolas"/>
          <w:color w:val="C678DD"/>
          <w:sz w:val="21"/>
          <w:szCs w:val="21"/>
          <w:lang w:val="en-US"/>
        </w:rPr>
        <w:t>class</w:t>
      </w:r>
      <w:proofErr w:type="gramEnd"/>
      <w:r w:rsidRPr="00123059">
        <w:rPr>
          <w:rStyle w:val="hljs-class"/>
          <w:rFonts w:ascii="Consolas" w:hAnsi="Consolas"/>
          <w:color w:val="383A42"/>
          <w:sz w:val="21"/>
          <w:szCs w:val="21"/>
          <w:lang w:val="en-US"/>
        </w:rPr>
        <w:t xml:space="preserve"> </w:t>
      </w:r>
      <w:r w:rsidRPr="00123059">
        <w:rPr>
          <w:rStyle w:val="hljs-title"/>
          <w:rFonts w:ascii="Consolas" w:hAnsi="Consolas"/>
          <w:color w:val="CA8D3D"/>
          <w:sz w:val="21"/>
          <w:szCs w:val="21"/>
          <w:lang w:val="en-US"/>
        </w:rPr>
        <w:t>DogImage</w:t>
      </w:r>
      <w:r w:rsidRPr="00123059">
        <w:rPr>
          <w:rStyle w:val="hljs-class"/>
          <w:rFonts w:ascii="Consolas" w:hAnsi="Consolas"/>
          <w:color w:val="383A42"/>
          <w:sz w:val="21"/>
          <w:szCs w:val="21"/>
          <w:lang w:val="en-US"/>
        </w:rPr>
        <w:t xml:space="preserve"> </w:t>
      </w:r>
      <w:r w:rsidRPr="00123059">
        <w:rPr>
          <w:rStyle w:val="hljs-keyword"/>
          <w:rFonts w:ascii="Consolas" w:hAnsi="Consolas"/>
          <w:color w:val="C678DD"/>
          <w:sz w:val="21"/>
          <w:szCs w:val="21"/>
          <w:lang w:val="en-US"/>
        </w:rPr>
        <w:t>extends</w:t>
      </w:r>
      <w:r w:rsidRPr="00123059">
        <w:rPr>
          <w:rStyle w:val="hljs-class"/>
          <w:rFonts w:ascii="Consolas" w:hAnsi="Consolas"/>
          <w:color w:val="383A42"/>
          <w:sz w:val="21"/>
          <w:szCs w:val="21"/>
          <w:lang w:val="en-US"/>
        </w:rPr>
        <w:t xml:space="preserve"> </w:t>
      </w:r>
      <w:r w:rsidRPr="00123059">
        <w:rPr>
          <w:rStyle w:val="hljs-title"/>
          <w:rFonts w:ascii="Consolas" w:hAnsi="Consolas"/>
          <w:color w:val="CA8D3D"/>
          <w:sz w:val="21"/>
          <w:szCs w:val="21"/>
          <w:lang w:val="en-US"/>
        </w:rPr>
        <w:t>React</w:t>
      </w:r>
      <w:r w:rsidRPr="00123059">
        <w:rPr>
          <w:rStyle w:val="hljs-class"/>
          <w:rFonts w:ascii="Consolas" w:hAnsi="Consolas"/>
          <w:color w:val="383A42"/>
          <w:sz w:val="21"/>
          <w:szCs w:val="21"/>
          <w:lang w:val="en-US"/>
        </w:rPr>
        <w:t>.</w:t>
      </w:r>
      <w:r w:rsidRPr="00123059">
        <w:rPr>
          <w:rStyle w:val="hljs-title"/>
          <w:rFonts w:ascii="Consolas" w:hAnsi="Consolas"/>
          <w:color w:val="CA8D3D"/>
          <w:sz w:val="21"/>
          <w:szCs w:val="21"/>
          <w:lang w:val="en-US"/>
        </w:rPr>
        <w:t>Component</w:t>
      </w:r>
      <w:r w:rsidRPr="00123059">
        <w:rPr>
          <w:rStyle w:val="hljs-class"/>
          <w:rFonts w:ascii="Consolas" w:hAnsi="Consolas"/>
          <w:color w:val="383A42"/>
          <w:sz w:val="21"/>
          <w:szCs w:val="21"/>
          <w:lang w:val="en-US"/>
        </w:rPr>
        <w:t xml:space="preserve"> </w:t>
      </w:r>
      <w:r w:rsidRPr="00123059">
        <w:rPr>
          <w:rStyle w:val="HTML"/>
          <w:rFonts w:ascii="Consolas" w:hAnsi="Consolas"/>
          <w:color w:val="383A42"/>
          <w:sz w:val="21"/>
          <w:szCs w:val="21"/>
          <w:lang w:val="en-US"/>
        </w:rPr>
        <w: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3059">
        <w:rPr>
          <w:rStyle w:val="HTML"/>
          <w:rFonts w:ascii="Consolas" w:hAnsi="Consolas"/>
          <w:color w:val="383A42"/>
          <w:sz w:val="21"/>
          <w:szCs w:val="21"/>
          <w:lang w:val="en-US"/>
        </w:rPr>
        <w:t xml:space="preserve">    </w:t>
      </w:r>
      <w:r w:rsidRPr="0012305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Опишем</w:t>
      </w:r>
      <w:r w:rsidRPr="0012305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внутреннее</w:t>
      </w:r>
      <w:r w:rsidRPr="00123059">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состояние</w:t>
      </w:r>
      <w:r w:rsidRPr="00123059">
        <w:rPr>
          <w:rStyle w:val="hljs-comment"/>
          <w:rFonts w:ascii="Consolas" w:hAnsi="Consolas"/>
          <w:i/>
          <w:iCs/>
          <w:color w:val="5C6370"/>
          <w:sz w:val="21"/>
          <w:szCs w:val="21"/>
          <w:lang w:val="en-US"/>
        </w:rPr>
        <w:t xml:space="preserve"> isLiked</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3059">
        <w:rPr>
          <w:rStyle w:val="HTML"/>
          <w:rFonts w:ascii="Consolas" w:hAnsi="Consolas"/>
          <w:color w:val="383A42"/>
          <w:sz w:val="21"/>
          <w:szCs w:val="21"/>
          <w:lang w:val="en-US"/>
        </w:rPr>
        <w:t xml:space="preserve">    </w:t>
      </w:r>
      <w:proofErr w:type="gramStart"/>
      <w:r w:rsidRPr="00123059">
        <w:rPr>
          <w:rStyle w:val="HTML"/>
          <w:rFonts w:ascii="Consolas" w:hAnsi="Consolas"/>
          <w:color w:val="383A42"/>
          <w:sz w:val="21"/>
          <w:szCs w:val="21"/>
          <w:lang w:val="en-US"/>
        </w:rPr>
        <w:t>state</w:t>
      </w:r>
      <w:proofErr w:type="gramEnd"/>
      <w:r w:rsidRPr="00123059">
        <w:rPr>
          <w:rStyle w:val="HTML"/>
          <w:rFonts w:ascii="Consolas" w:hAnsi="Consolas"/>
          <w:color w:val="383A42"/>
          <w:sz w:val="21"/>
          <w:szCs w:val="21"/>
          <w:lang w:val="en-US"/>
        </w:rPr>
        <w:t xml:space="preserve"> = { </w:t>
      </w:r>
      <w:r w:rsidRPr="00123059">
        <w:rPr>
          <w:rStyle w:val="hljs-attr"/>
          <w:rFonts w:ascii="Consolas" w:hAnsi="Consolas"/>
          <w:color w:val="CA8D3D"/>
          <w:sz w:val="21"/>
          <w:szCs w:val="21"/>
          <w:lang w:val="en-US"/>
        </w:rPr>
        <w:t>isLiked</w:t>
      </w:r>
      <w:r w:rsidRPr="00123059">
        <w:rPr>
          <w:rStyle w:val="HTML"/>
          <w:rFonts w:ascii="Consolas" w:hAnsi="Consolas"/>
          <w:color w:val="383A42"/>
          <w:sz w:val="21"/>
          <w:szCs w:val="21"/>
          <w:lang w:val="en-US"/>
        </w:rPr>
        <w:t xml:space="preserve">: </w:t>
      </w:r>
      <w:r w:rsidRPr="00123059">
        <w:rPr>
          <w:rStyle w:val="hljs-literal"/>
          <w:rFonts w:ascii="Consolas" w:hAnsi="Consolas"/>
          <w:color w:val="1A1B22"/>
          <w:sz w:val="21"/>
          <w:szCs w:val="21"/>
          <w:lang w:val="en-US"/>
        </w:rPr>
        <w:t>false</w:t>
      </w:r>
      <w:r w:rsidRPr="00123059">
        <w:rPr>
          <w:rStyle w:val="HTML"/>
          <w:rFonts w:ascii="Consolas" w:hAnsi="Consolas"/>
          <w:color w:val="383A42"/>
          <w:sz w:val="21"/>
          <w:szCs w:val="21"/>
          <w:lang w:val="en-US"/>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123059">
        <w:rPr>
          <w:rStyle w:val="HTML"/>
          <w:rFonts w:ascii="Consolas" w:hAnsi="Consolas"/>
          <w:color w:val="383A42"/>
          <w:sz w:val="21"/>
          <w:szCs w:val="21"/>
          <w:lang w:val="en-US"/>
        </w:rPr>
        <w:t xml:space="preserve">    </w:t>
      </w:r>
      <w:r>
        <w:rPr>
          <w:rStyle w:val="hljs-comment"/>
          <w:rFonts w:ascii="Consolas" w:hAnsi="Consolas"/>
          <w:i/>
          <w:iCs/>
          <w:color w:val="5C6370"/>
          <w:sz w:val="21"/>
          <w:szCs w:val="21"/>
        </w:rPr>
        <w:t>// Опишем метод изменения состояния isLiked</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onIconClick = </w:t>
      </w:r>
      <w:r>
        <w:rPr>
          <w:rStyle w:val="hljs-function"/>
          <w:rFonts w:ascii="Consolas" w:hAnsi="Consolas"/>
          <w:color w:val="383A42"/>
          <w:sz w:val="21"/>
          <w:szCs w:val="21"/>
        </w:rPr>
        <w:t>() =&gt;</w:t>
      </w:r>
      <w:r>
        <w:rPr>
          <w:rStyle w:val="HTML"/>
          <w:rFonts w:ascii="Consolas" w:hAnsi="Consolas"/>
          <w:color w:val="383A42"/>
          <w:sz w:val="21"/>
          <w:szCs w:val="21"/>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r w:rsidRPr="00123059">
        <w:rPr>
          <w:rStyle w:val="hljs-builtin"/>
          <w:rFonts w:ascii="Consolas" w:hAnsi="Consolas"/>
          <w:color w:val="CA8D3D"/>
          <w:sz w:val="21"/>
          <w:szCs w:val="21"/>
          <w:lang w:val="en-US"/>
        </w:rPr>
        <w:t>this</w:t>
      </w:r>
      <w:r w:rsidRPr="00123059">
        <w:rPr>
          <w:rStyle w:val="HTML"/>
          <w:rFonts w:ascii="Consolas" w:hAnsi="Consolas"/>
          <w:color w:val="383A42"/>
          <w:sz w:val="21"/>
          <w:szCs w:val="21"/>
          <w:lang w:val="en-US"/>
        </w:rPr>
        <w:t xml:space="preserve">.setState({ </w:t>
      </w:r>
      <w:r w:rsidRPr="00123059">
        <w:rPr>
          <w:rStyle w:val="hljs-attr"/>
          <w:rFonts w:ascii="Consolas" w:hAnsi="Consolas"/>
          <w:color w:val="CA8D3D"/>
          <w:sz w:val="21"/>
          <w:szCs w:val="21"/>
          <w:lang w:val="en-US"/>
        </w:rPr>
        <w:t>isLiked</w:t>
      </w:r>
      <w:r w:rsidRPr="00123059">
        <w:rPr>
          <w:rStyle w:val="HTML"/>
          <w:rFonts w:ascii="Consolas" w:hAnsi="Consolas"/>
          <w:color w:val="383A42"/>
          <w:sz w:val="21"/>
          <w:szCs w:val="21"/>
          <w:lang w:val="en-US"/>
        </w:rPr>
        <w:t>: !</w:t>
      </w:r>
      <w:r w:rsidRPr="00123059">
        <w:rPr>
          <w:rStyle w:val="hljs-builtin"/>
          <w:rFonts w:ascii="Consolas" w:hAnsi="Consolas"/>
          <w:color w:val="CA8D3D"/>
          <w:sz w:val="21"/>
          <w:szCs w:val="21"/>
          <w:lang w:val="en-US"/>
        </w:rPr>
        <w:t>this</w:t>
      </w:r>
      <w:r w:rsidRPr="00123059">
        <w:rPr>
          <w:rStyle w:val="HTML"/>
          <w:rFonts w:ascii="Consolas" w:hAnsi="Consolas"/>
          <w:color w:val="383A42"/>
          <w:sz w:val="21"/>
          <w:szCs w:val="21"/>
          <w:lang w:val="en-US"/>
        </w:rPr>
        <w:t>.state.isLiked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3059">
        <w:rPr>
          <w:rStyle w:val="HTML"/>
          <w:rFonts w:ascii="Consolas" w:hAnsi="Consolas"/>
          <w:color w:val="383A42"/>
          <w:sz w:val="21"/>
          <w:szCs w:val="21"/>
          <w:lang w:val="en-US"/>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3059">
        <w:rPr>
          <w:rStyle w:val="HTML"/>
          <w:rFonts w:ascii="Consolas" w:hAnsi="Consolas"/>
          <w:color w:val="383A42"/>
          <w:sz w:val="21"/>
          <w:szCs w:val="21"/>
          <w:lang w:val="en-US"/>
        </w:rPr>
        <w:t xml:space="preserve">  </w:t>
      </w:r>
      <w:r w:rsidRPr="00123059">
        <w:rPr>
          <w:rStyle w:val="hljs-title"/>
          <w:rFonts w:ascii="Consolas" w:hAnsi="Consolas"/>
          <w:color w:val="56B6C2"/>
          <w:sz w:val="21"/>
          <w:szCs w:val="21"/>
          <w:lang w:val="en-US"/>
        </w:rPr>
        <w:t>render</w:t>
      </w:r>
      <w:r w:rsidRPr="00123059">
        <w:rPr>
          <w:rStyle w:val="hljs-function"/>
          <w:rFonts w:ascii="Consolas" w:hAnsi="Consolas"/>
          <w:color w:val="383A42"/>
          <w:sz w:val="21"/>
          <w:szCs w:val="21"/>
          <w:lang w:val="en-US"/>
        </w:rPr>
        <w:t>()</w:t>
      </w:r>
      <w:r w:rsidRPr="00123059">
        <w:rPr>
          <w:rStyle w:val="HTML"/>
          <w:rFonts w:ascii="Consolas" w:hAnsi="Consolas"/>
          <w:color w:val="383A42"/>
          <w:sz w:val="21"/>
          <w:szCs w:val="21"/>
          <w:lang w:val="en-US"/>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3059">
        <w:rPr>
          <w:rStyle w:val="HTML"/>
          <w:rFonts w:ascii="Consolas" w:hAnsi="Consolas"/>
          <w:color w:val="383A42"/>
          <w:sz w:val="21"/>
          <w:szCs w:val="21"/>
          <w:lang w:val="en-US"/>
        </w:rPr>
        <w:t xml:space="preserve">    </w:t>
      </w:r>
      <w:r w:rsidRPr="00123059">
        <w:rPr>
          <w:rStyle w:val="hljs-keyword"/>
          <w:rFonts w:ascii="Consolas" w:hAnsi="Consolas"/>
          <w:color w:val="C678DD"/>
          <w:sz w:val="21"/>
          <w:szCs w:val="21"/>
          <w:lang w:val="en-US"/>
        </w:rPr>
        <w:t>return</w:t>
      </w:r>
      <w:r w:rsidRPr="00123059">
        <w:rPr>
          <w:rStyle w:val="HTML"/>
          <w:rFonts w:ascii="Consolas" w:hAnsi="Consolas"/>
          <w:color w:val="383A42"/>
          <w:sz w:val="21"/>
          <w:szCs w:val="21"/>
          <w:lang w:val="en-US"/>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HT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div</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className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dogImage.card</w:t>
      </w:r>
      <w:r w:rsidRPr="00123059">
        <w:rPr>
          <w:rStyle w:val="hljs-tag"/>
          <w:rFonts w:ascii="Consolas" w:hAnsi="Consolas"/>
          <w:color w:val="383A42"/>
          <w:sz w:val="21"/>
          <w:szCs w:val="21"/>
          <w:lang w:val="en-US"/>
        </w:rPr>
        <w:t xml:space="preserve"> }&gt;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img</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className</w:t>
      </w:r>
      <w:proofErr w:type="gramStart"/>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proofErr w:type="gramEnd"/>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dogImage.image</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src</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this.props.image</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alt</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Pr>
          <w:rStyle w:val="hljs-string"/>
          <w:rFonts w:ascii="Consolas" w:hAnsi="Consolas"/>
          <w:color w:val="32A846"/>
          <w:sz w:val="21"/>
          <w:szCs w:val="21"/>
        </w:rPr>
        <w:t>Грустная</w:t>
      </w:r>
      <w:r w:rsidRPr="00123059">
        <w:rPr>
          <w:rStyle w:val="hljs-string"/>
          <w:rFonts w:ascii="Consolas" w:hAnsi="Consolas"/>
          <w:color w:val="32A846"/>
          <w:sz w:val="21"/>
          <w:szCs w:val="21"/>
          <w:lang w:val="en-US"/>
        </w:rPr>
        <w:t xml:space="preserve"> </w:t>
      </w:r>
      <w:r>
        <w:rPr>
          <w:rStyle w:val="hljs-string"/>
          <w:rFonts w:ascii="Consolas" w:hAnsi="Consolas"/>
          <w:color w:val="32A846"/>
          <w:sz w:val="21"/>
          <w:szCs w:val="21"/>
        </w:rPr>
        <w:t>собачка</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/&gt;</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123059">
        <w:rPr>
          <w:rStyle w:val="xml"/>
          <w:rFonts w:ascii="Consolas" w:hAnsi="Consolas"/>
          <w:color w:val="383A42"/>
          <w:sz w:val="21"/>
          <w:szCs w:val="21"/>
          <w:lang w:val="en-US"/>
        </w:rPr>
        <w:t xml:space="preserve">                </w:t>
      </w:r>
      <w:r>
        <w:rPr>
          <w:rStyle w:val="xml"/>
          <w:rFonts w:ascii="Consolas" w:hAnsi="Consolas"/>
          <w:color w:val="383A42"/>
          <w:sz w:val="21"/>
          <w:szCs w:val="21"/>
        </w:rPr>
        <w:t>{/* Добавим стили и разметку для кнопки лайка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Pr>
          <w:rStyle w:val="xml"/>
          <w:rFonts w:ascii="Consolas" w:hAnsi="Consolas"/>
          <w:color w:val="383A42"/>
          <w:sz w:val="21"/>
          <w:szCs w:val="21"/>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button</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onClick</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this.onIconClick</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className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dogImage.button</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type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'button'</w:t>
      </w:r>
      <w:r w:rsidRPr="00123059">
        <w:rPr>
          <w:rStyle w:val="hljs-tag"/>
          <w:rFonts w:ascii="Consolas" w:hAnsi="Consolas"/>
          <w:color w:val="383A42"/>
          <w:sz w:val="21"/>
          <w:szCs w:val="21"/>
          <w:lang w:val="en-US"/>
        </w:rPr>
        <w:t xml:space="preserve"> &gt;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lastRenderedPageBreak/>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svg</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className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dogImage.icon</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width</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"22"</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height</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"19"</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viewBox</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"0 0 22 19"</w:t>
      </w:r>
      <w:r w:rsidRPr="00123059">
        <w:rPr>
          <w:rStyle w:val="hljs-tag"/>
          <w:rFonts w:ascii="Consolas" w:hAnsi="Consolas"/>
          <w:color w:val="383A42"/>
          <w:sz w:val="21"/>
          <w:szCs w:val="21"/>
          <w:lang w:val="en-US"/>
        </w:rPr>
        <w:t>&gt;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path</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Consolas" w:hAnsi="Consolas"/>
          <w:color w:val="32A846"/>
          <w:sz w:val="21"/>
          <w:szCs w:val="21"/>
          <w:lang w:val="en-US"/>
        </w:rPr>
      </w:pP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"M20.2991 1.68186C22.567 3.90213 22.567 7.54338 20.2991 9.78586L10.9804 19L1.6841</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Consolas" w:hAnsi="Consolas"/>
          <w:color w:val="32A846"/>
          <w:sz w:val="21"/>
          <w:szCs w:val="21"/>
          <w:lang w:val="en-US"/>
        </w:rPr>
      </w:pPr>
      <w:r w:rsidRPr="00123059">
        <w:rPr>
          <w:rStyle w:val="hljs-string"/>
          <w:rFonts w:ascii="Consolas" w:hAnsi="Consolas"/>
          <w:color w:val="32A846"/>
          <w:sz w:val="21"/>
          <w:szCs w:val="21"/>
          <w:lang w:val="en-US"/>
        </w:rPr>
        <w:t xml:space="preserve">              9.80806C0.606277 8.72013 0 7.27695 0 5.74496C0 4.21297 0.583823 2.76979 1.6841</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string"/>
          <w:rFonts w:ascii="Consolas" w:hAnsi="Consolas"/>
          <w:color w:val="32A846"/>
          <w:sz w:val="21"/>
          <w:szCs w:val="21"/>
          <w:lang w:val="en-US"/>
        </w:rPr>
      </w:pPr>
      <w:r w:rsidRPr="00123059">
        <w:rPr>
          <w:rStyle w:val="hljs-string"/>
          <w:rFonts w:ascii="Consolas" w:hAnsi="Consolas"/>
          <w:color w:val="32A846"/>
          <w:sz w:val="21"/>
          <w:szCs w:val="21"/>
          <w:lang w:val="en-US"/>
        </w:rPr>
        <w:t xml:space="preserve">              1.68186C3.92957 -0.560619 7.61215 -0.560619 9.88007 1.70406L10.9804 2.792L12.0806</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123059">
        <w:rPr>
          <w:rStyle w:val="hljs-string"/>
          <w:rFonts w:ascii="Consolas" w:hAnsi="Consolas"/>
          <w:color w:val="32A846"/>
          <w:sz w:val="21"/>
          <w:szCs w:val="21"/>
          <w:lang w:val="en-US"/>
        </w:rPr>
        <w:t xml:space="preserve">              1.68186C14.3486 -0.560619 18.0311 -0.560619 20.2991 1.68186Z"</w:t>
      </w:r>
      <w:r w:rsidRPr="00123059">
        <w:rPr>
          <w:rStyle w:val="hljs-tag"/>
          <w:rFonts w:ascii="Consolas" w:hAnsi="Consolas"/>
          <w:color w:val="383A42"/>
          <w:sz w:val="21"/>
          <w:szCs w:val="21"/>
          <w:lang w:val="en-US"/>
        </w:rPr>
        <w:t xml:space="preserve"> </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fill</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this.state.isLiked</w:t>
      </w:r>
      <w:r w:rsidRPr="00123059">
        <w:rPr>
          <w:rStyle w:val="hljs-tag"/>
          <w:rFonts w:ascii="Consolas" w:hAnsi="Consolas"/>
          <w:color w:val="383A42"/>
          <w:sz w:val="21"/>
          <w:szCs w:val="21"/>
          <w:lang w:val="en-US"/>
        </w:rPr>
        <w:t xml:space="preserve"> ? "</w:t>
      </w:r>
      <w:r w:rsidRPr="00123059">
        <w:rPr>
          <w:rStyle w:val="hljs-attr"/>
          <w:rFonts w:ascii="Consolas" w:hAnsi="Consolas"/>
          <w:color w:val="CA8D3D"/>
          <w:sz w:val="21"/>
          <w:szCs w:val="21"/>
          <w:lang w:val="en-US"/>
        </w:rPr>
        <w:t>red</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white</w:t>
      </w:r>
      <w:r w:rsidRPr="00123059">
        <w:rPr>
          <w:rStyle w:val="hljs-tag"/>
          <w:rFonts w:ascii="Consolas" w:hAnsi="Consolas"/>
          <w:color w:val="383A42"/>
          <w:sz w:val="21"/>
          <w:szCs w:val="21"/>
          <w:lang w:val="en-US"/>
        </w:rPr>
        <w:t>" } /&gt;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svg</w:t>
      </w:r>
      <w:r w:rsidRPr="00123059">
        <w:rPr>
          <w:rStyle w:val="hljs-tag"/>
          <w:rFonts w:ascii="Consolas" w:hAnsi="Consolas"/>
          <w:color w:val="383A42"/>
          <w:sz w:val="21"/>
          <w:szCs w:val="21"/>
          <w:lang w:val="en-US"/>
        </w:rPr>
        <w:t>&gt;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button</w:t>
      </w:r>
      <w:r w:rsidRPr="00123059">
        <w:rPr>
          <w:rStyle w:val="hljs-tag"/>
          <w:rFonts w:ascii="Consolas" w:hAnsi="Consolas"/>
          <w:color w:val="383A42"/>
          <w:sz w:val="21"/>
          <w:szCs w:val="21"/>
          <w:lang w:val="en-US"/>
        </w:rPr>
        <w:t>&gt;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h2</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className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dogImage.title</w:t>
      </w:r>
      <w:r w:rsidRPr="00123059">
        <w:rPr>
          <w:rStyle w:val="hljs-tag"/>
          <w:rFonts w:ascii="Consolas" w:hAnsi="Consolas"/>
          <w:color w:val="383A42"/>
          <w:sz w:val="21"/>
          <w:szCs w:val="21"/>
          <w:lang w:val="en-US"/>
        </w:rPr>
        <w:t xml:space="preserve"> }&gt;</w:t>
      </w:r>
      <w:r w:rsidRPr="00123059">
        <w:rPr>
          <w:rStyle w:val="xml"/>
          <w:rFonts w:ascii="Consolas" w:hAnsi="Consolas"/>
          <w:color w:val="383A42"/>
          <w:sz w:val="21"/>
          <w:szCs w:val="21"/>
          <w:lang w:val="en-US"/>
        </w:rPr>
        <w:t>{ this.props.name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h2</w:t>
      </w:r>
      <w:r w:rsidRPr="00123059">
        <w:rPr>
          <w:rStyle w:val="hljs-tag"/>
          <w:rFonts w:ascii="Consolas" w:hAnsi="Consolas"/>
          <w:color w:val="383A42"/>
          <w:sz w:val="21"/>
          <w:szCs w:val="21"/>
          <w:lang w:val="en-US"/>
        </w:rPr>
        <w:t>&gt;</w:t>
      </w:r>
    </w:p>
    <w:p w:rsidR="00123059" w:rsidRP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3059">
        <w:rPr>
          <w:rStyle w:val="xml"/>
          <w:rFonts w:ascii="Consolas" w:hAnsi="Consolas"/>
          <w:color w:val="383A42"/>
          <w:sz w:val="21"/>
          <w:szCs w:val="21"/>
          <w:lang w:val="en-US"/>
        </w:rPr>
        <w:t xml:space="preserv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span</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className</w:t>
      </w:r>
      <w:r w:rsidRPr="00123059">
        <w:rPr>
          <w:rStyle w:val="hljs-tag"/>
          <w:rFonts w:ascii="Consolas" w:hAnsi="Consolas"/>
          <w:color w:val="383A42"/>
          <w:sz w:val="21"/>
          <w:szCs w:val="21"/>
          <w:lang w:val="en-US"/>
        </w:rPr>
        <w:t>=</w:t>
      </w:r>
      <w:r w:rsidRPr="00123059">
        <w:rPr>
          <w:rStyle w:val="hljs-string"/>
          <w:rFonts w:ascii="Consolas" w:hAnsi="Consolas"/>
          <w:color w:val="32A846"/>
          <w:sz w:val="21"/>
          <w:szCs w:val="21"/>
          <w:lang w:val="en-US"/>
        </w:rPr>
        <w:t>{</w:t>
      </w:r>
      <w:r w:rsidRPr="00123059">
        <w:rPr>
          <w:rStyle w:val="hljs-tag"/>
          <w:rFonts w:ascii="Consolas" w:hAnsi="Consolas"/>
          <w:color w:val="383A42"/>
          <w:sz w:val="21"/>
          <w:szCs w:val="21"/>
          <w:lang w:val="en-US"/>
        </w:rPr>
        <w:t xml:space="preserve"> </w:t>
      </w:r>
      <w:r w:rsidRPr="00123059">
        <w:rPr>
          <w:rStyle w:val="hljs-attr"/>
          <w:rFonts w:ascii="Consolas" w:hAnsi="Consolas"/>
          <w:color w:val="CA8D3D"/>
          <w:sz w:val="21"/>
          <w:szCs w:val="21"/>
          <w:lang w:val="en-US"/>
        </w:rPr>
        <w:t>dogImage.date</w:t>
      </w:r>
      <w:r w:rsidRPr="00123059">
        <w:rPr>
          <w:rStyle w:val="hljs-tag"/>
          <w:rFonts w:ascii="Consolas" w:hAnsi="Consolas"/>
          <w:color w:val="383A42"/>
          <w:sz w:val="21"/>
          <w:szCs w:val="21"/>
          <w:lang w:val="en-US"/>
        </w:rPr>
        <w:t xml:space="preserve"> }&gt;</w:t>
      </w:r>
      <w:r w:rsidRPr="00123059">
        <w:rPr>
          <w:rStyle w:val="xml"/>
          <w:rFonts w:ascii="Consolas" w:hAnsi="Consolas"/>
          <w:color w:val="383A42"/>
          <w:sz w:val="21"/>
          <w:szCs w:val="21"/>
          <w:lang w:val="en-US"/>
        </w:rPr>
        <w:t>{ this.props.date }</w:t>
      </w:r>
      <w:r w:rsidRPr="00123059">
        <w:rPr>
          <w:rStyle w:val="hljs-tag"/>
          <w:rFonts w:ascii="Consolas" w:hAnsi="Consolas"/>
          <w:color w:val="383A42"/>
          <w:sz w:val="21"/>
          <w:szCs w:val="21"/>
          <w:lang w:val="en-US"/>
        </w:rPr>
        <w:t>&lt;/</w:t>
      </w:r>
      <w:r w:rsidRPr="00123059">
        <w:rPr>
          <w:rStyle w:val="hljs-name"/>
          <w:rFonts w:ascii="Consolas" w:hAnsi="Consolas"/>
          <w:color w:val="FF4040"/>
          <w:sz w:val="21"/>
          <w:szCs w:val="21"/>
          <w:lang w:val="en-US"/>
        </w:rPr>
        <w:t>span</w:t>
      </w:r>
      <w:r w:rsidRPr="00123059">
        <w:rPr>
          <w:rStyle w:val="hljs-tag"/>
          <w:rFonts w:ascii="Consolas" w:hAnsi="Consolas"/>
          <w:color w:val="383A42"/>
          <w:sz w:val="21"/>
          <w:szCs w:val="21"/>
          <w:lang w:val="en-US"/>
        </w:rPr>
        <w:t>&gt;</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123059">
        <w:rPr>
          <w:rStyle w:val="xml"/>
          <w:rFonts w:ascii="Consolas" w:hAnsi="Consolas"/>
          <w:color w:val="383A42"/>
          <w:sz w:val="21"/>
          <w:szCs w:val="21"/>
          <w:lang w:val="en-US"/>
        </w:rPr>
        <w:t xml:space="preserve">      </w:t>
      </w:r>
      <w:r>
        <w:rPr>
          <w:rStyle w:val="hljs-tag"/>
          <w:rFonts w:ascii="Consolas" w:hAnsi="Consolas"/>
          <w:color w:val="383A42"/>
          <w:sz w:val="21"/>
          <w:szCs w:val="21"/>
        </w:rPr>
        <w:t>&lt;/</w:t>
      </w:r>
      <w:r>
        <w:rPr>
          <w:rStyle w:val="hljs-name"/>
          <w:rFonts w:ascii="Consolas" w:hAnsi="Consolas"/>
          <w:color w:val="FF4040"/>
          <w:sz w:val="21"/>
          <w:szCs w:val="21"/>
        </w:rPr>
        <w:t>div</w:t>
      </w:r>
      <w:r>
        <w:rPr>
          <w:rStyle w:val="hljs-tag"/>
          <w:rFonts w:ascii="Consolas" w:hAnsi="Consolas"/>
          <w:color w:val="383A42"/>
          <w:sz w:val="21"/>
          <w:szCs w:val="21"/>
        </w:rPr>
        <w:t>&gt;</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123059" w:rsidRDefault="00123059" w:rsidP="00123059">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123059" w:rsidRDefault="00123059" w:rsidP="00123059">
      <w:pPr>
        <w:pStyle w:val="2"/>
        <w:shd w:val="clear" w:color="auto" w:fill="FFFFFF"/>
        <w:rPr>
          <w:color w:val="000000"/>
        </w:rPr>
      </w:pPr>
      <w:r>
        <w:rPr>
          <w:color w:val="000000"/>
        </w:rPr>
        <w:t>Использование React DevTools в браузере</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 xml:space="preserve">В инструментах разработчика находится много вкладок. С некоторыми из них вы уже знакомы, </w:t>
      </w:r>
      <w:proofErr w:type="gramStart"/>
      <w:r>
        <w:rPr>
          <w:rFonts w:ascii="Arial" w:hAnsi="Arial" w:cs="Arial"/>
          <w:color w:val="000000"/>
          <w:sz w:val="27"/>
          <w:szCs w:val="27"/>
        </w:rPr>
        <w:t>например</w:t>
      </w:r>
      <w:proofErr w:type="gramEnd"/>
      <w:r>
        <w:rPr>
          <w:rFonts w:ascii="Arial" w:hAnsi="Arial" w:cs="Arial"/>
          <w:color w:val="000000"/>
          <w:sz w:val="27"/>
          <w:szCs w:val="27"/>
        </w:rPr>
        <w:t xml:space="preserve"> Console и Elements или Inspector в Chrome. Рассмотрим остальные вкладки.</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После установки расширения React DevTools появятся две вкладки: Components и Profiler. Сначала разберём вкладку Components. Вот что покажет инструмент, когда будет загружено приложение:</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6657287" cy="1373528"/>
            <wp:effectExtent l="0" t="0" r="0" b="0"/>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16442" cy="1385733"/>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Вкладка Components</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Отобразится дерево компонентов проекта, в котором можно получить подробную информацию о каждом компоненте. Рассмотрим на примере компонента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Подробная информация о компоненте находится внизу вкладки:</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lastRenderedPageBreak/>
        <w:drawing>
          <wp:inline distT="0" distB="0" distL="0" distR="0">
            <wp:extent cx="6317458" cy="1303415"/>
            <wp:effectExtent l="0" t="0" r="7620" b="0"/>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4518" cy="1315188"/>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И никакой </w:t>
      </w:r>
      <w:r>
        <w:rPr>
          <w:rStyle w:val="HTML"/>
          <w:rFonts w:ascii="Consolas" w:eastAsiaTheme="minorHAnsi" w:hAnsi="Consolas"/>
          <w:i/>
          <w:iCs/>
          <w:color w:val="383A42"/>
          <w:sz w:val="22"/>
          <w:szCs w:val="22"/>
          <w:shd w:val="clear" w:color="auto" w:fill="F7F9FC"/>
        </w:rPr>
        <w:t>console.log(props)</w:t>
      </w:r>
      <w:r>
        <w:rPr>
          <w:rStyle w:val="a5"/>
          <w:rFonts w:ascii="Arial" w:hAnsi="Arial" w:cs="Arial"/>
          <w:color w:val="000000"/>
          <w:sz w:val="27"/>
          <w:szCs w:val="27"/>
        </w:rPr>
        <w:t> не нужен</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Здесь можно посмотреть расположение файла, изучить пропсы компонента, его текущее состояние </w:t>
      </w:r>
      <w:r>
        <w:rPr>
          <w:rStyle w:val="HTML"/>
          <w:rFonts w:ascii="Consolas" w:eastAsiaTheme="minorHAnsi" w:hAnsi="Consolas"/>
          <w:color w:val="383A42"/>
          <w:sz w:val="22"/>
          <w:szCs w:val="22"/>
          <w:shd w:val="clear" w:color="auto" w:fill="F7F9FC"/>
        </w:rPr>
        <w:t>state</w:t>
      </w:r>
      <w:r>
        <w:rPr>
          <w:rFonts w:ascii="Arial" w:hAnsi="Arial" w:cs="Arial"/>
          <w:color w:val="000000"/>
          <w:sz w:val="27"/>
          <w:szCs w:val="27"/>
        </w:rPr>
        <w:t> и какой компонент отвечает за его отрисовку. В нашем случае компонент </w:t>
      </w:r>
      <w:r>
        <w:rPr>
          <w:rStyle w:val="HTML"/>
          <w:rFonts w:ascii="Consolas" w:eastAsiaTheme="minorHAnsi" w:hAnsi="Consolas"/>
          <w:color w:val="383A42"/>
          <w:sz w:val="22"/>
          <w:szCs w:val="22"/>
          <w:shd w:val="clear" w:color="auto" w:fill="F7F9FC"/>
        </w:rPr>
        <w:t>App</w:t>
      </w:r>
      <w:r>
        <w:rPr>
          <w:rFonts w:ascii="Arial" w:hAnsi="Arial" w:cs="Arial"/>
          <w:color w:val="000000"/>
          <w:sz w:val="27"/>
          <w:szCs w:val="27"/>
        </w:rPr>
        <w:t> отрисовывает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Особого внимания заслуживают значения стейта компонента, которые обновляются в режиме реального времени:</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Во вкладке Components есть ещё несколько кнопок: например, чтобы приостановить работу компонента там, где это возможно, или взглянуть на ту часть DOM-дерева, в которой находится компонент. Ещё есть кнопки для вывода данных о компоненте в консоль и для просмотра его исходного кода.</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Если использовать эти расширенные возможности вместе с </w:t>
      </w:r>
      <w:r>
        <w:rPr>
          <w:rStyle w:val="HTML"/>
          <w:rFonts w:ascii="Consolas" w:eastAsiaTheme="minorHAnsi" w:hAnsi="Consolas"/>
          <w:color w:val="383A42"/>
          <w:sz w:val="22"/>
          <w:szCs w:val="22"/>
          <w:shd w:val="clear" w:color="auto" w:fill="F7F9FC"/>
        </w:rPr>
        <w:t>console.log</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debugger</w:t>
      </w:r>
      <w:r>
        <w:rPr>
          <w:rFonts w:ascii="Arial" w:hAnsi="Arial" w:cs="Arial"/>
          <w:color w:val="000000"/>
          <w:sz w:val="27"/>
          <w:szCs w:val="27"/>
        </w:rPr>
        <w:t xml:space="preserve">, можно точнее анализировать изменения состояния и </w:t>
      </w:r>
      <w:proofErr w:type="gramStart"/>
      <w:r>
        <w:rPr>
          <w:rFonts w:ascii="Arial" w:hAnsi="Arial" w:cs="Arial"/>
          <w:color w:val="000000"/>
          <w:sz w:val="27"/>
          <w:szCs w:val="27"/>
        </w:rPr>
        <w:t>оперативно отслеживать</w:t>
      </w:r>
      <w:proofErr w:type="gramEnd"/>
      <w:r>
        <w:rPr>
          <w:rFonts w:ascii="Arial" w:hAnsi="Arial" w:cs="Arial"/>
          <w:color w:val="000000"/>
          <w:sz w:val="27"/>
          <w:szCs w:val="27"/>
        </w:rPr>
        <w:t xml:space="preserve"> и устранять баги в проектах на React.</w:t>
      </w:r>
    </w:p>
    <w:p w:rsidR="00123059" w:rsidRDefault="00123059" w:rsidP="00123059">
      <w:pPr>
        <w:pStyle w:val="2"/>
        <w:shd w:val="clear" w:color="auto" w:fill="FFFFFF"/>
        <w:rPr>
          <w:color w:val="000000"/>
        </w:rPr>
      </w:pPr>
      <w:r>
        <w:rPr>
          <w:color w:val="000000"/>
        </w:rPr>
        <w:t>Вкладка Profiler в React DevTools</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Поговорим о функции Profiler. Она позволяет детально изучить приложение: отслеживает, как часто оно отрисовывается, указывает, какие части приложения могут тормозить его работу.</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Поскольку приложение небольшое, мы не сможем в полной мере ощутить преимущества этой функции. Но в больших проектах без неё не обойтись, ведь она помогает оптимизировать работу приложения.</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Откроем вкладку Profiler:</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5617557" cy="2087078"/>
            <wp:effectExtent l="0" t="0" r="2540" b="889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31556" cy="2092279"/>
                    </a:xfrm>
                    <a:prstGeom prst="rect">
                      <a:avLst/>
                    </a:prstGeom>
                    <a:noFill/>
                    <a:ln>
                      <a:noFill/>
                    </a:ln>
                  </pic:spPr>
                </pic:pic>
              </a:graphicData>
            </a:graphic>
          </wp:inline>
        </w:drawing>
      </w:r>
    </w:p>
    <w:p w:rsidR="00123059" w:rsidRDefault="00123059" w:rsidP="00123059">
      <w:pPr>
        <w:shd w:val="clear" w:color="auto" w:fill="FFFFFF"/>
        <w:rPr>
          <w:rFonts w:ascii="Arial" w:hAnsi="Arial" w:cs="Arial"/>
          <w:color w:val="000000"/>
          <w:sz w:val="27"/>
          <w:szCs w:val="27"/>
        </w:rPr>
      </w:pPr>
      <w:r>
        <w:rPr>
          <w:rStyle w:val="a5"/>
          <w:rFonts w:ascii="Arial" w:hAnsi="Arial" w:cs="Arial"/>
          <w:color w:val="000000"/>
          <w:sz w:val="27"/>
          <w:szCs w:val="27"/>
        </w:rPr>
        <w:t>Выглядит пустовато. Но за этой пустотой скрывается множество возможностей</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lastRenderedPageBreak/>
        <w:t>Чтобы начать собирать данные, нужно нажать на кнопку записи. Сейчас есть только одна кнопка лайка. Когда пользователь нажимает на неё, карточка отрисовывается заново, а пользователь видит лайкнутую кнопку.</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Чтобы перестать записывать данные, нужно ещё раз нажать на кнопку записи.</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Попробуем собрать данные о проекте:</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Выглядит круто. Но можно добавить ещё больше возможностей.</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Разберёмся, что произошло. В момент начала сбора данных компоненты </w:t>
      </w:r>
      <w:r>
        <w:rPr>
          <w:rStyle w:val="HTML"/>
          <w:rFonts w:ascii="Consolas" w:eastAsiaTheme="minorHAnsi" w:hAnsi="Consolas"/>
          <w:color w:val="383A42"/>
          <w:sz w:val="22"/>
          <w:szCs w:val="22"/>
          <w:shd w:val="clear" w:color="auto" w:fill="F7F9FC"/>
        </w:rPr>
        <w:t>App</w:t>
      </w:r>
      <w:r>
        <w:rPr>
          <w:rFonts w:ascii="Arial" w:hAnsi="Arial" w:cs="Arial"/>
          <w:color w:val="000000"/>
          <w:sz w:val="27"/>
          <w:szCs w:val="27"/>
        </w:rPr>
        <w:t>, </w:t>
      </w:r>
      <w:r>
        <w:rPr>
          <w:rStyle w:val="HTML"/>
          <w:rFonts w:ascii="Consolas" w:eastAsiaTheme="minorHAnsi" w:hAnsi="Consolas"/>
          <w:color w:val="383A42"/>
          <w:sz w:val="22"/>
          <w:szCs w:val="22"/>
          <w:shd w:val="clear" w:color="auto" w:fill="F7F9FC"/>
        </w:rPr>
        <w:t>Header</w:t>
      </w:r>
      <w:r>
        <w:rPr>
          <w:rFonts w:ascii="Arial" w:hAnsi="Arial" w:cs="Arial"/>
          <w:color w:val="000000"/>
          <w:sz w:val="27"/>
          <w:szCs w:val="27"/>
        </w:rPr>
        <w:t>,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уже присутствовали на странице. После остановки записи и при наведении на компоненты </w:t>
      </w:r>
      <w:r>
        <w:rPr>
          <w:rStyle w:val="HTML"/>
          <w:rFonts w:ascii="Consolas" w:eastAsiaTheme="minorHAnsi" w:hAnsi="Consolas"/>
          <w:color w:val="383A42"/>
          <w:sz w:val="22"/>
          <w:szCs w:val="22"/>
          <w:shd w:val="clear" w:color="auto" w:fill="F7F9FC"/>
        </w:rPr>
        <w:t>App</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Header</w:t>
      </w:r>
      <w:r>
        <w:rPr>
          <w:rFonts w:ascii="Arial" w:hAnsi="Arial" w:cs="Arial"/>
          <w:color w:val="000000"/>
          <w:sz w:val="27"/>
          <w:szCs w:val="27"/>
        </w:rPr>
        <w:t> видно, что эти компоненты не монтировались повторно.</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С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немного другая история. Мы несколько раз нажали на иконку лайка, что привело к повторной отрисовке компонента </w:t>
      </w:r>
      <w:r>
        <w:rPr>
          <w:rStyle w:val="HTML"/>
          <w:rFonts w:ascii="Consolas" w:eastAsiaTheme="minorHAnsi" w:hAnsi="Consolas"/>
          <w:color w:val="383A42"/>
          <w:sz w:val="22"/>
          <w:szCs w:val="22"/>
          <w:shd w:val="clear" w:color="auto" w:fill="F7F9FC"/>
        </w:rPr>
        <w:t>DogImgage</w:t>
      </w:r>
      <w:r>
        <w:rPr>
          <w:rFonts w:ascii="Arial" w:hAnsi="Arial" w:cs="Arial"/>
          <w:color w:val="000000"/>
          <w:sz w:val="27"/>
          <w:szCs w:val="27"/>
        </w:rPr>
        <w:t>. Если нажать на прогресс-бар компонента, в правом блоке отобразится информация о каждом повторном монтировании: когда оно случилось и сколько времени заняло. Сейчас это кажется незначительным, но производительность проекта — важный показатель больших приложений. Вы также будете разрабатывать большое приложение в рамках проектных работ, поэтому этот навык поможет найти «дорогие» по производительности компоненты.</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На этом базовые возможности React DevTools не заканчиваются. Часть функциональности доступна и без запуска Profiler. Для этого нужно перейти в настройки на одной из вкладок Components или Profiler, а после — отметить чекбокс со скриншота:</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drawing>
          <wp:inline distT="0" distB="0" distL="0" distR="0">
            <wp:extent cx="6026303" cy="1523455"/>
            <wp:effectExtent l="0" t="0" r="0" b="635"/>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4648" cy="1533149"/>
                    </a:xfrm>
                    <a:prstGeom prst="rect">
                      <a:avLst/>
                    </a:prstGeom>
                    <a:noFill/>
                    <a:ln>
                      <a:noFill/>
                    </a:ln>
                  </pic:spPr>
                </pic:pic>
              </a:graphicData>
            </a:graphic>
          </wp:inline>
        </w:drawing>
      </w:r>
    </w:p>
    <w:p w:rsidR="00123059" w:rsidRPr="00123059" w:rsidRDefault="00123059" w:rsidP="00123059">
      <w:pPr>
        <w:shd w:val="clear" w:color="auto" w:fill="FFFFFF"/>
        <w:rPr>
          <w:rFonts w:ascii="Arial" w:hAnsi="Arial" w:cs="Arial"/>
          <w:color w:val="000000"/>
          <w:sz w:val="27"/>
          <w:szCs w:val="27"/>
          <w:lang w:val="en-US"/>
        </w:rPr>
      </w:pPr>
      <w:r w:rsidRPr="00123059">
        <w:rPr>
          <w:rStyle w:val="a5"/>
          <w:rFonts w:ascii="Arial" w:hAnsi="Arial" w:cs="Arial"/>
          <w:color w:val="000000"/>
          <w:sz w:val="27"/>
          <w:szCs w:val="27"/>
          <w:lang w:val="en-US"/>
        </w:rPr>
        <w:t xml:space="preserve">“Highlight updates when components render” — </w:t>
      </w:r>
      <w:r>
        <w:rPr>
          <w:rStyle w:val="a5"/>
          <w:rFonts w:ascii="Arial" w:hAnsi="Arial" w:cs="Arial"/>
          <w:color w:val="000000"/>
          <w:sz w:val="27"/>
          <w:szCs w:val="27"/>
        </w:rPr>
        <w:t>нужный</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нам</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чекбокс</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Чекбокс “Highlight updates when components render” будет подсвечивать все изменяющиеся компоненты в процессе взаимодействия с проектом:</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Теперь можно отслеживать простые изменения рендера компонента без Profiler.</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Такой подход очень удобен и не требует постоянной работы с Profiler. Информация о производительности будет недоступна, зато можно быстро найти некоторые баги. Например, когда половина приложения внезапно начнёт повторно рендериться без особой необходимости. React быстрый, но это не значит, что все баги можно отдавать ему на откуп.</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Последнее, чем мы займёмся, — вернёмся в настройки и отметим другой чекбокс:</w:t>
      </w:r>
    </w:p>
    <w:p w:rsidR="00123059" w:rsidRDefault="00123059" w:rsidP="00123059">
      <w:pPr>
        <w:shd w:val="clear" w:color="auto" w:fill="FFFFFF"/>
        <w:rPr>
          <w:rFonts w:ascii="Arial" w:hAnsi="Arial" w:cs="Arial"/>
          <w:color w:val="000000"/>
          <w:sz w:val="27"/>
          <w:szCs w:val="27"/>
        </w:rPr>
      </w:pPr>
      <w:r>
        <w:rPr>
          <w:rFonts w:ascii="Arial" w:hAnsi="Arial" w:cs="Arial"/>
          <w:noProof/>
          <w:color w:val="000000"/>
          <w:sz w:val="27"/>
          <w:szCs w:val="27"/>
          <w:lang w:eastAsia="ru-RU"/>
        </w:rPr>
        <w:lastRenderedPageBreak/>
        <w:drawing>
          <wp:inline distT="0" distB="0" distL="0" distR="0">
            <wp:extent cx="5444017" cy="1539653"/>
            <wp:effectExtent l="0" t="0" r="4445" b="381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3131" cy="1556371"/>
                    </a:xfrm>
                    <a:prstGeom prst="rect">
                      <a:avLst/>
                    </a:prstGeom>
                    <a:noFill/>
                    <a:ln>
                      <a:noFill/>
                    </a:ln>
                  </pic:spPr>
                </pic:pic>
              </a:graphicData>
            </a:graphic>
          </wp:inline>
        </w:drawing>
      </w:r>
    </w:p>
    <w:p w:rsidR="00123059" w:rsidRPr="00123059" w:rsidRDefault="00123059" w:rsidP="00123059">
      <w:pPr>
        <w:shd w:val="clear" w:color="auto" w:fill="FFFFFF"/>
        <w:rPr>
          <w:rFonts w:ascii="Arial" w:hAnsi="Arial" w:cs="Arial"/>
          <w:color w:val="000000"/>
          <w:sz w:val="27"/>
          <w:szCs w:val="27"/>
          <w:lang w:val="en-US"/>
        </w:rPr>
      </w:pPr>
      <w:r w:rsidRPr="00123059">
        <w:rPr>
          <w:rStyle w:val="a5"/>
          <w:rFonts w:ascii="Arial" w:hAnsi="Arial" w:cs="Arial"/>
          <w:color w:val="000000"/>
          <w:sz w:val="27"/>
          <w:szCs w:val="27"/>
          <w:lang w:val="en-US"/>
        </w:rPr>
        <w:t xml:space="preserve">“Record why each component rendered while profiling” — </w:t>
      </w:r>
      <w:r>
        <w:rPr>
          <w:rStyle w:val="a5"/>
          <w:rFonts w:ascii="Arial" w:hAnsi="Arial" w:cs="Arial"/>
          <w:color w:val="000000"/>
          <w:sz w:val="27"/>
          <w:szCs w:val="27"/>
        </w:rPr>
        <w:t>расскажет</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о</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причине</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рендера</w:t>
      </w:r>
      <w:r w:rsidRPr="00123059">
        <w:rPr>
          <w:rStyle w:val="a5"/>
          <w:rFonts w:ascii="Arial" w:hAnsi="Arial" w:cs="Arial"/>
          <w:color w:val="000000"/>
          <w:sz w:val="27"/>
          <w:szCs w:val="27"/>
          <w:lang w:val="en-US"/>
        </w:rPr>
        <w:t xml:space="preserve"> </w:t>
      </w:r>
      <w:r>
        <w:rPr>
          <w:rStyle w:val="a5"/>
          <w:rFonts w:ascii="Arial" w:hAnsi="Arial" w:cs="Arial"/>
          <w:color w:val="000000"/>
          <w:sz w:val="27"/>
          <w:szCs w:val="27"/>
        </w:rPr>
        <w:t>компонентов</w:t>
      </w:r>
    </w:p>
    <w:p w:rsidR="00123059" w:rsidRPr="00123059" w:rsidRDefault="00123059" w:rsidP="00123059">
      <w:pPr>
        <w:shd w:val="clear" w:color="auto" w:fill="FFFFFF"/>
        <w:rPr>
          <w:rFonts w:ascii="Arial" w:hAnsi="Arial" w:cs="Arial"/>
          <w:color w:val="000000"/>
          <w:sz w:val="27"/>
          <w:szCs w:val="27"/>
          <w:lang w:val="en-US"/>
        </w:rPr>
      </w:pPr>
      <w:r>
        <w:rPr>
          <w:rFonts w:ascii="Arial" w:hAnsi="Arial" w:cs="Arial"/>
          <w:color w:val="000000"/>
          <w:sz w:val="27"/>
          <w:szCs w:val="27"/>
        </w:rPr>
        <w:t>Чекбокс</w:t>
      </w:r>
      <w:r w:rsidRPr="00123059">
        <w:rPr>
          <w:rFonts w:ascii="Arial" w:hAnsi="Arial" w:cs="Arial"/>
          <w:color w:val="000000"/>
          <w:sz w:val="27"/>
          <w:szCs w:val="27"/>
          <w:lang w:val="en-US"/>
        </w:rPr>
        <w:t xml:space="preserve"> “Record why each component rendered while profiling” </w:t>
      </w:r>
      <w:r>
        <w:rPr>
          <w:rFonts w:ascii="Arial" w:hAnsi="Arial" w:cs="Arial"/>
          <w:color w:val="000000"/>
          <w:sz w:val="27"/>
          <w:szCs w:val="27"/>
        </w:rPr>
        <w:t>отображает</w:t>
      </w:r>
      <w:r w:rsidRPr="00123059">
        <w:rPr>
          <w:rFonts w:ascii="Arial" w:hAnsi="Arial" w:cs="Arial"/>
          <w:color w:val="000000"/>
          <w:sz w:val="27"/>
          <w:szCs w:val="27"/>
          <w:lang w:val="en-US"/>
        </w:rPr>
        <w:t xml:space="preserve"> </w:t>
      </w:r>
      <w:r>
        <w:rPr>
          <w:rFonts w:ascii="Arial" w:hAnsi="Arial" w:cs="Arial"/>
          <w:color w:val="000000"/>
          <w:sz w:val="27"/>
          <w:szCs w:val="27"/>
        </w:rPr>
        <w:t>в</w:t>
      </w:r>
      <w:r w:rsidRPr="00123059">
        <w:rPr>
          <w:rFonts w:ascii="Arial" w:hAnsi="Arial" w:cs="Arial"/>
          <w:color w:val="000000"/>
          <w:sz w:val="27"/>
          <w:szCs w:val="27"/>
          <w:lang w:val="en-US"/>
        </w:rPr>
        <w:t xml:space="preserve"> </w:t>
      </w:r>
      <w:r>
        <w:rPr>
          <w:rFonts w:ascii="Arial" w:hAnsi="Arial" w:cs="Arial"/>
          <w:color w:val="000000"/>
          <w:sz w:val="27"/>
          <w:szCs w:val="27"/>
        </w:rPr>
        <w:t>меню</w:t>
      </w:r>
      <w:r w:rsidRPr="00123059">
        <w:rPr>
          <w:rFonts w:ascii="Arial" w:hAnsi="Arial" w:cs="Arial"/>
          <w:color w:val="000000"/>
          <w:sz w:val="27"/>
          <w:szCs w:val="27"/>
          <w:lang w:val="en-US"/>
        </w:rPr>
        <w:t xml:space="preserve"> </w:t>
      </w:r>
      <w:r>
        <w:rPr>
          <w:rFonts w:ascii="Arial" w:hAnsi="Arial" w:cs="Arial"/>
          <w:color w:val="000000"/>
          <w:sz w:val="27"/>
          <w:szCs w:val="27"/>
        </w:rPr>
        <w:t>компонента</w:t>
      </w:r>
      <w:r w:rsidRPr="00123059">
        <w:rPr>
          <w:rFonts w:ascii="Arial" w:hAnsi="Arial" w:cs="Arial"/>
          <w:color w:val="000000"/>
          <w:sz w:val="27"/>
          <w:szCs w:val="27"/>
          <w:lang w:val="en-US"/>
        </w:rPr>
        <w:t xml:space="preserve"> </w:t>
      </w:r>
      <w:r>
        <w:rPr>
          <w:rFonts w:ascii="Arial" w:hAnsi="Arial" w:cs="Arial"/>
          <w:color w:val="000000"/>
          <w:sz w:val="27"/>
          <w:szCs w:val="27"/>
        </w:rPr>
        <w:t>после</w:t>
      </w:r>
      <w:r w:rsidRPr="00123059">
        <w:rPr>
          <w:rFonts w:ascii="Arial" w:hAnsi="Arial" w:cs="Arial"/>
          <w:color w:val="000000"/>
          <w:sz w:val="27"/>
          <w:szCs w:val="27"/>
          <w:lang w:val="en-US"/>
        </w:rPr>
        <w:t xml:space="preserve"> </w:t>
      </w:r>
      <w:r>
        <w:rPr>
          <w:rFonts w:ascii="Arial" w:hAnsi="Arial" w:cs="Arial"/>
          <w:color w:val="000000"/>
          <w:sz w:val="27"/>
          <w:szCs w:val="27"/>
        </w:rPr>
        <w:t>сбора</w:t>
      </w:r>
      <w:r w:rsidRPr="00123059">
        <w:rPr>
          <w:rFonts w:ascii="Arial" w:hAnsi="Arial" w:cs="Arial"/>
          <w:color w:val="000000"/>
          <w:sz w:val="27"/>
          <w:szCs w:val="27"/>
          <w:lang w:val="en-US"/>
        </w:rPr>
        <w:t xml:space="preserve"> </w:t>
      </w:r>
      <w:r>
        <w:rPr>
          <w:rFonts w:ascii="Arial" w:hAnsi="Arial" w:cs="Arial"/>
          <w:color w:val="000000"/>
          <w:sz w:val="27"/>
          <w:szCs w:val="27"/>
        </w:rPr>
        <w:t>данных</w:t>
      </w:r>
      <w:r w:rsidRPr="00123059">
        <w:rPr>
          <w:rFonts w:ascii="Arial" w:hAnsi="Arial" w:cs="Arial"/>
          <w:color w:val="000000"/>
          <w:sz w:val="27"/>
          <w:szCs w:val="27"/>
          <w:lang w:val="en-US"/>
        </w:rPr>
        <w:t xml:space="preserve"> </w:t>
      </w:r>
      <w:r>
        <w:rPr>
          <w:rFonts w:ascii="Arial" w:hAnsi="Arial" w:cs="Arial"/>
          <w:color w:val="000000"/>
          <w:sz w:val="27"/>
          <w:szCs w:val="27"/>
        </w:rPr>
        <w:t>причину</w:t>
      </w:r>
      <w:r w:rsidRPr="00123059">
        <w:rPr>
          <w:rFonts w:ascii="Arial" w:hAnsi="Arial" w:cs="Arial"/>
          <w:color w:val="000000"/>
          <w:sz w:val="27"/>
          <w:szCs w:val="27"/>
          <w:lang w:val="en-US"/>
        </w:rPr>
        <w:t xml:space="preserve"> </w:t>
      </w:r>
      <w:r>
        <w:rPr>
          <w:rFonts w:ascii="Arial" w:hAnsi="Arial" w:cs="Arial"/>
          <w:color w:val="000000"/>
          <w:sz w:val="27"/>
          <w:szCs w:val="27"/>
        </w:rPr>
        <w:t>его</w:t>
      </w:r>
      <w:r w:rsidRPr="00123059">
        <w:rPr>
          <w:rFonts w:ascii="Arial" w:hAnsi="Arial" w:cs="Arial"/>
          <w:color w:val="000000"/>
          <w:sz w:val="27"/>
          <w:szCs w:val="27"/>
          <w:lang w:val="en-US"/>
        </w:rPr>
        <w:t xml:space="preserve"> </w:t>
      </w:r>
      <w:r>
        <w:rPr>
          <w:rFonts w:ascii="Arial" w:hAnsi="Arial" w:cs="Arial"/>
          <w:color w:val="000000"/>
          <w:sz w:val="27"/>
          <w:szCs w:val="27"/>
        </w:rPr>
        <w:t>рендера</w:t>
      </w:r>
      <w:r w:rsidRPr="00123059">
        <w:rPr>
          <w:rFonts w:ascii="Arial" w:hAnsi="Arial" w:cs="Arial"/>
          <w:color w:val="000000"/>
          <w:sz w:val="27"/>
          <w:szCs w:val="27"/>
          <w:lang w:val="en-US"/>
        </w:rPr>
        <w:t>:</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Теперь мы видим и количество отрисовок компонента </w:t>
      </w:r>
      <w:r>
        <w:rPr>
          <w:rStyle w:val="HTML"/>
          <w:rFonts w:ascii="Consolas" w:eastAsiaTheme="minorHAnsi" w:hAnsi="Consolas"/>
          <w:color w:val="383A42"/>
          <w:sz w:val="22"/>
          <w:szCs w:val="22"/>
          <w:shd w:val="clear" w:color="auto" w:fill="F7F9FC"/>
        </w:rPr>
        <w:t>DogImage</w:t>
      </w:r>
      <w:r>
        <w:rPr>
          <w:rFonts w:ascii="Arial" w:hAnsi="Arial" w:cs="Arial"/>
          <w:color w:val="000000"/>
          <w:sz w:val="27"/>
          <w:szCs w:val="27"/>
        </w:rPr>
        <w:t>, и причину, по которой они произошли. Полезно ли это сейчас? Не совсем. Будет ли это полезно в дальнейшем? Однозначно.</w:t>
      </w:r>
    </w:p>
    <w:p w:rsidR="00123059" w:rsidRDefault="00123059" w:rsidP="00123059">
      <w:pPr>
        <w:shd w:val="clear" w:color="auto" w:fill="FFFFFF"/>
        <w:rPr>
          <w:rFonts w:ascii="Arial" w:hAnsi="Arial" w:cs="Arial"/>
          <w:color w:val="000000"/>
          <w:sz w:val="27"/>
          <w:szCs w:val="27"/>
        </w:rPr>
      </w:pPr>
      <w:r>
        <w:rPr>
          <w:rFonts w:ascii="Arial" w:hAnsi="Arial" w:cs="Arial"/>
          <w:color w:val="000000"/>
          <w:sz w:val="27"/>
          <w:szCs w:val="27"/>
        </w:rPr>
        <w:t>В этом уроке вы изучили инструментарий для отладки проектов на React. Пока мы работали только со сборкой для разработки. В следующем уроке расскажем, как подготовить проект к запуску.</w:t>
      </w:r>
    </w:p>
    <w:p w:rsidR="00123059" w:rsidRDefault="00123059" w:rsidP="00123059">
      <w:pPr>
        <w:shd w:val="clear" w:color="auto" w:fill="FFFFFF"/>
        <w:rPr>
          <w:rFonts w:ascii="Arial" w:hAnsi="Arial" w:cs="Arial"/>
          <w:color w:val="000000"/>
          <w:sz w:val="27"/>
          <w:szCs w:val="27"/>
        </w:rPr>
      </w:pPr>
    </w:p>
    <w:p w:rsidR="0055288E" w:rsidRPr="0055288E" w:rsidRDefault="0055288E" w:rsidP="0055288E">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55288E">
        <w:rPr>
          <w:rFonts w:ascii="Times New Roman" w:eastAsia="Times New Roman" w:hAnsi="Times New Roman" w:cs="Times New Roman"/>
          <w:b/>
          <w:bCs/>
          <w:color w:val="000000"/>
          <w:kern w:val="36"/>
          <w:sz w:val="48"/>
          <w:szCs w:val="48"/>
          <w:lang w:eastAsia="ru-RU"/>
        </w:rPr>
        <w:t>Инфраструктурные скрипты. Сборка проекта</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Во всех предыдущих уроках мы разрабатывали проект. Теперь пора его запускать. Для начала нужно собрать проект. В этом уроке расскажем, что для этого нужно.</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Внутри файла </w:t>
      </w:r>
      <w:r w:rsidRPr="0055288E">
        <w:rPr>
          <w:rFonts w:ascii="Consolas" w:eastAsia="Times New Roman" w:hAnsi="Consolas" w:cs="Courier New"/>
          <w:color w:val="383A42"/>
          <w:shd w:val="clear" w:color="auto" w:fill="F7F9FC"/>
          <w:lang w:eastAsia="ru-RU"/>
        </w:rPr>
        <w:t>package.json</w:t>
      </w:r>
      <w:r w:rsidRPr="0055288E">
        <w:rPr>
          <w:rFonts w:ascii="Arial" w:eastAsia="Times New Roman" w:hAnsi="Arial" w:cs="Arial"/>
          <w:color w:val="000000"/>
          <w:sz w:val="27"/>
          <w:szCs w:val="27"/>
          <w:lang w:eastAsia="ru-RU"/>
        </w:rPr>
        <w:t>, который создан с помощью CRA, хранятся четыре готовых скрипта:</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55288E">
        <w:rPr>
          <w:rFonts w:ascii="Courier New" w:eastAsia="Times New Roman" w:hAnsi="Courier New" w:cs="Courier New"/>
          <w:color w:val="B8BDBF"/>
          <w:sz w:val="27"/>
          <w:szCs w:val="27"/>
          <w:lang w:eastAsia="ru-RU"/>
        </w:rPr>
        <w:t>Скопировать</w:t>
      </w:r>
      <w:r w:rsidRPr="0055288E">
        <w:rPr>
          <w:rFonts w:ascii="Courier New" w:eastAsia="Times New Roman" w:hAnsi="Courier New" w:cs="Courier New"/>
          <w:color w:val="B8BDBF"/>
          <w:sz w:val="27"/>
          <w:szCs w:val="27"/>
          <w:lang w:val="en-US" w:eastAsia="ru-RU"/>
        </w:rPr>
        <w:t xml:space="preserve"> </w:t>
      </w:r>
      <w:r w:rsidRPr="0055288E">
        <w:rPr>
          <w:rFonts w:ascii="Courier New" w:eastAsia="Times New Roman" w:hAnsi="Courier New" w:cs="Courier New"/>
          <w:color w:val="B8BDBF"/>
          <w:sz w:val="27"/>
          <w:szCs w:val="27"/>
          <w:lang w:eastAsia="ru-RU"/>
        </w:rPr>
        <w:t>код</w:t>
      </w:r>
      <w:r w:rsidRPr="0055288E">
        <w:rPr>
          <w:rFonts w:ascii="Courier New" w:eastAsia="Times New Roman" w:hAnsi="Courier New" w:cs="Courier New"/>
          <w:color w:val="B8BDBF"/>
          <w:sz w:val="27"/>
          <w:szCs w:val="27"/>
          <w:lang w:val="en-US" w:eastAsia="ru-RU"/>
        </w:rPr>
        <w:t>JSX</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5288E">
        <w:rPr>
          <w:rFonts w:ascii="Consolas" w:eastAsia="Times New Roman" w:hAnsi="Consolas" w:cs="Courier New"/>
          <w:color w:val="383A42"/>
          <w:sz w:val="21"/>
          <w:szCs w:val="21"/>
          <w:lang w:val="en-US" w:eastAsia="ru-RU"/>
        </w:rPr>
        <w:t>"scripts": {</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5288E">
        <w:rPr>
          <w:rFonts w:ascii="Consolas" w:eastAsia="Times New Roman" w:hAnsi="Consolas" w:cs="Courier New"/>
          <w:color w:val="383A42"/>
          <w:sz w:val="21"/>
          <w:szCs w:val="21"/>
          <w:lang w:val="en-US" w:eastAsia="ru-RU"/>
        </w:rPr>
        <w:t xml:space="preserve">  "start": "react-scripts start",</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5288E">
        <w:rPr>
          <w:rFonts w:ascii="Consolas" w:eastAsia="Times New Roman" w:hAnsi="Consolas" w:cs="Courier New"/>
          <w:color w:val="383A42"/>
          <w:sz w:val="21"/>
          <w:szCs w:val="21"/>
          <w:lang w:val="en-US" w:eastAsia="ru-RU"/>
        </w:rPr>
        <w:t xml:space="preserve">  "build": "react-scripts build",</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5288E">
        <w:rPr>
          <w:rFonts w:ascii="Consolas" w:eastAsia="Times New Roman" w:hAnsi="Consolas" w:cs="Courier New"/>
          <w:color w:val="383A42"/>
          <w:sz w:val="21"/>
          <w:szCs w:val="21"/>
          <w:lang w:val="en-US" w:eastAsia="ru-RU"/>
        </w:rPr>
        <w:t xml:space="preserve">  "test": "react-scripts test",</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5288E">
        <w:rPr>
          <w:rFonts w:ascii="Consolas" w:eastAsia="Times New Roman" w:hAnsi="Consolas" w:cs="Courier New"/>
          <w:color w:val="383A42"/>
          <w:sz w:val="21"/>
          <w:szCs w:val="21"/>
          <w:lang w:val="en-US" w:eastAsia="ru-RU"/>
        </w:rPr>
        <w:t xml:space="preserve">  </w:t>
      </w:r>
      <w:r w:rsidRPr="0055288E">
        <w:rPr>
          <w:rFonts w:ascii="Consolas" w:eastAsia="Times New Roman" w:hAnsi="Consolas" w:cs="Courier New"/>
          <w:color w:val="383A42"/>
          <w:sz w:val="21"/>
          <w:szCs w:val="21"/>
          <w:lang w:eastAsia="ru-RU"/>
        </w:rPr>
        <w:t>"eject": "react-scripts eject"</w:t>
      </w:r>
    </w:p>
    <w:p w:rsidR="0055288E" w:rsidRPr="0055288E" w:rsidRDefault="0055288E" w:rsidP="0055288E">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5288E">
        <w:rPr>
          <w:rFonts w:ascii="Consolas" w:eastAsia="Times New Roman" w:hAnsi="Consolas" w:cs="Courier New"/>
          <w:color w:val="383A42"/>
          <w:sz w:val="21"/>
          <w:szCs w:val="21"/>
          <w:lang w:eastAsia="ru-RU"/>
        </w:rPr>
        <w:t xml:space="preserve">}, </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Мы уже использовали скрипт </w:t>
      </w:r>
      <w:r w:rsidRPr="0055288E">
        <w:rPr>
          <w:rFonts w:ascii="Consolas" w:eastAsia="Times New Roman" w:hAnsi="Consolas" w:cs="Courier New"/>
          <w:color w:val="383A42"/>
          <w:shd w:val="clear" w:color="auto" w:fill="F7F9FC"/>
          <w:lang w:eastAsia="ru-RU"/>
        </w:rPr>
        <w:t>"start"</w:t>
      </w:r>
      <w:r w:rsidRPr="0055288E">
        <w:rPr>
          <w:rFonts w:ascii="Arial" w:eastAsia="Times New Roman" w:hAnsi="Arial" w:cs="Arial"/>
          <w:color w:val="000000"/>
          <w:sz w:val="27"/>
          <w:szCs w:val="27"/>
          <w:lang w:eastAsia="ru-RU"/>
        </w:rPr>
        <w:t>, когда запускали проект на локальном сервере. А вот про скрипты </w:t>
      </w:r>
      <w:r w:rsidRPr="0055288E">
        <w:rPr>
          <w:rFonts w:ascii="Consolas" w:eastAsia="Times New Roman" w:hAnsi="Consolas" w:cs="Courier New"/>
          <w:color w:val="383A42"/>
          <w:shd w:val="clear" w:color="auto" w:fill="F7F9FC"/>
          <w:lang w:eastAsia="ru-RU"/>
        </w:rPr>
        <w:t>"test"</w:t>
      </w:r>
      <w:r w:rsidRPr="0055288E">
        <w:rPr>
          <w:rFonts w:ascii="Arial" w:eastAsia="Times New Roman" w:hAnsi="Arial" w:cs="Arial"/>
          <w:color w:val="000000"/>
          <w:sz w:val="27"/>
          <w:szCs w:val="27"/>
          <w:lang w:eastAsia="ru-RU"/>
        </w:rPr>
        <w:t> и </w:t>
      </w:r>
      <w:r w:rsidRPr="0055288E">
        <w:rPr>
          <w:rFonts w:ascii="Consolas" w:eastAsia="Times New Roman" w:hAnsi="Consolas" w:cs="Courier New"/>
          <w:color w:val="383A42"/>
          <w:shd w:val="clear" w:color="auto" w:fill="F7F9FC"/>
          <w:lang w:eastAsia="ru-RU"/>
        </w:rPr>
        <w:t>"eject"</w:t>
      </w:r>
      <w:r w:rsidRPr="0055288E">
        <w:rPr>
          <w:rFonts w:ascii="Arial" w:eastAsia="Times New Roman" w:hAnsi="Arial" w:cs="Arial"/>
          <w:color w:val="000000"/>
          <w:sz w:val="27"/>
          <w:szCs w:val="27"/>
          <w:lang w:eastAsia="ru-RU"/>
        </w:rPr>
        <w:t> не сказали ни слова. Разберёмся, что они делают:</w:t>
      </w:r>
    </w:p>
    <w:p w:rsidR="0055288E" w:rsidRPr="0055288E" w:rsidRDefault="0055288E" w:rsidP="0055288E">
      <w:pPr>
        <w:numPr>
          <w:ilvl w:val="0"/>
          <w:numId w:val="6"/>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5288E">
        <w:rPr>
          <w:rFonts w:ascii="Consolas" w:eastAsia="Times New Roman" w:hAnsi="Consolas" w:cs="Courier New"/>
          <w:color w:val="383A42"/>
          <w:shd w:val="clear" w:color="auto" w:fill="F7F9FC"/>
          <w:lang w:eastAsia="ru-RU"/>
        </w:rPr>
        <w:t>npm run test</w:t>
      </w:r>
      <w:r w:rsidRPr="0055288E">
        <w:rPr>
          <w:rFonts w:ascii="Arial" w:eastAsia="Times New Roman" w:hAnsi="Arial" w:cs="Arial"/>
          <w:color w:val="000000"/>
          <w:sz w:val="27"/>
          <w:szCs w:val="27"/>
          <w:lang w:eastAsia="ru-RU"/>
        </w:rPr>
        <w:t> — исполняет все написанные файлы тестирования. Мы ещё не занимались вопросом тестирования, поэтому вернёмся к этой команде немного позже.</w:t>
      </w:r>
    </w:p>
    <w:p w:rsidR="0055288E" w:rsidRPr="0055288E" w:rsidRDefault="0055288E" w:rsidP="0055288E">
      <w:pPr>
        <w:numPr>
          <w:ilvl w:val="0"/>
          <w:numId w:val="6"/>
        </w:numPr>
        <w:shd w:val="clear" w:color="auto" w:fill="FFFFFF"/>
        <w:spacing w:before="100" w:beforeAutospacing="1" w:after="100" w:afterAutospacing="1" w:line="240" w:lineRule="auto"/>
        <w:rPr>
          <w:rFonts w:ascii="Arial" w:eastAsia="Times New Roman" w:hAnsi="Arial" w:cs="Arial"/>
          <w:color w:val="000000"/>
          <w:sz w:val="27"/>
          <w:szCs w:val="27"/>
          <w:lang w:eastAsia="ru-RU"/>
        </w:rPr>
      </w:pPr>
      <w:r w:rsidRPr="0055288E">
        <w:rPr>
          <w:rFonts w:ascii="Consolas" w:eastAsia="Times New Roman" w:hAnsi="Consolas" w:cs="Courier New"/>
          <w:color w:val="383A42"/>
          <w:shd w:val="clear" w:color="auto" w:fill="F7F9FC"/>
          <w:lang w:eastAsia="ru-RU"/>
        </w:rPr>
        <w:t>npm run eject</w:t>
      </w:r>
      <w:r w:rsidRPr="0055288E">
        <w:rPr>
          <w:rFonts w:ascii="Arial" w:eastAsia="Times New Roman" w:hAnsi="Arial" w:cs="Arial"/>
          <w:color w:val="000000"/>
          <w:sz w:val="27"/>
          <w:szCs w:val="27"/>
          <w:lang w:eastAsia="ru-RU"/>
        </w:rPr>
        <w:t> — после запуска команды CRA необратимо копирует все инфраструктурные файлы конфигурации из пакета </w:t>
      </w:r>
      <w:r w:rsidRPr="0055288E">
        <w:rPr>
          <w:rFonts w:ascii="Consolas" w:eastAsia="Times New Roman" w:hAnsi="Consolas" w:cs="Courier New"/>
          <w:color w:val="383A42"/>
          <w:shd w:val="clear" w:color="auto" w:fill="F7F9FC"/>
          <w:lang w:eastAsia="ru-RU"/>
        </w:rPr>
        <w:t>react-scripts</w:t>
      </w:r>
      <w:r w:rsidRPr="0055288E">
        <w:rPr>
          <w:rFonts w:ascii="Arial" w:eastAsia="Times New Roman" w:hAnsi="Arial" w:cs="Arial"/>
          <w:color w:val="000000"/>
          <w:sz w:val="27"/>
          <w:szCs w:val="27"/>
          <w:lang w:eastAsia="ru-RU"/>
        </w:rPr>
        <w:t> в сам проект и редактирует </w:t>
      </w:r>
      <w:r w:rsidRPr="0055288E">
        <w:rPr>
          <w:rFonts w:ascii="Consolas" w:eastAsia="Times New Roman" w:hAnsi="Consolas" w:cs="Courier New"/>
          <w:color w:val="383A42"/>
          <w:shd w:val="clear" w:color="auto" w:fill="F7F9FC"/>
          <w:lang w:eastAsia="ru-RU"/>
        </w:rPr>
        <w:t>package.json</w:t>
      </w:r>
      <w:r w:rsidRPr="0055288E">
        <w:rPr>
          <w:rFonts w:ascii="Arial" w:eastAsia="Times New Roman" w:hAnsi="Arial" w:cs="Arial"/>
          <w:color w:val="000000"/>
          <w:sz w:val="27"/>
          <w:szCs w:val="27"/>
          <w:lang w:eastAsia="ru-RU"/>
        </w:rPr>
        <w:t xml:space="preserve"> файл. Назовём её «красной кнопкой». Мы сообщаем CRA о том, что перед ней крутой разработчик, которой не прочь </w:t>
      </w:r>
      <w:r w:rsidRPr="0055288E">
        <w:rPr>
          <w:rFonts w:ascii="Arial" w:eastAsia="Times New Roman" w:hAnsi="Arial" w:cs="Arial"/>
          <w:color w:val="000000"/>
          <w:sz w:val="27"/>
          <w:szCs w:val="27"/>
          <w:lang w:eastAsia="ru-RU"/>
        </w:rPr>
        <w:lastRenderedPageBreak/>
        <w:t>сам изменять конфигурацию Babel, Webpack и ESLint. Но мы только начали изучать React, поэтому на красную кнопку нажимать не будем.</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Остался последний скрипт, который отвечает за сборку проекта, — </w:t>
      </w:r>
      <w:r w:rsidRPr="0055288E">
        <w:rPr>
          <w:rFonts w:ascii="Consolas" w:eastAsia="Times New Roman" w:hAnsi="Consolas" w:cs="Courier New"/>
          <w:color w:val="383A42"/>
          <w:shd w:val="clear" w:color="auto" w:fill="F7F9FC"/>
          <w:lang w:eastAsia="ru-RU"/>
        </w:rPr>
        <w:t>"build"</w:t>
      </w:r>
      <w:r w:rsidRPr="0055288E">
        <w:rPr>
          <w:rFonts w:ascii="Arial" w:eastAsia="Times New Roman" w:hAnsi="Arial" w:cs="Arial"/>
          <w:color w:val="000000"/>
          <w:sz w:val="27"/>
          <w:szCs w:val="27"/>
          <w:lang w:eastAsia="ru-RU"/>
        </w:rPr>
        <w:t>. При запуске команды </w:t>
      </w:r>
      <w:r w:rsidRPr="0055288E">
        <w:rPr>
          <w:rFonts w:ascii="Consolas" w:eastAsia="Times New Roman" w:hAnsi="Consolas" w:cs="Courier New"/>
          <w:color w:val="383A42"/>
          <w:shd w:val="clear" w:color="auto" w:fill="F7F9FC"/>
          <w:lang w:eastAsia="ru-RU"/>
        </w:rPr>
        <w:t>npm run build</w:t>
      </w:r>
      <w:r w:rsidRPr="0055288E">
        <w:rPr>
          <w:rFonts w:ascii="Arial" w:eastAsia="Times New Roman" w:hAnsi="Arial" w:cs="Arial"/>
          <w:color w:val="000000"/>
          <w:sz w:val="27"/>
          <w:szCs w:val="27"/>
          <w:lang w:eastAsia="ru-RU"/>
        </w:rPr>
        <w:t> через консоль скрипт генерирует оптимизированную сборку проекта. На практике это означает, что внутри проекта появится новая папка </w:t>
      </w:r>
      <w:r w:rsidRPr="0055288E">
        <w:rPr>
          <w:rFonts w:ascii="Consolas" w:eastAsia="Times New Roman" w:hAnsi="Consolas" w:cs="Courier New"/>
          <w:color w:val="383A42"/>
          <w:shd w:val="clear" w:color="auto" w:fill="F7F9FC"/>
          <w:lang w:eastAsia="ru-RU"/>
        </w:rPr>
        <w:t>build/</w:t>
      </w:r>
      <w:r w:rsidRPr="0055288E">
        <w:rPr>
          <w:rFonts w:ascii="Arial" w:eastAsia="Times New Roman" w:hAnsi="Arial" w:cs="Arial"/>
          <w:color w:val="000000"/>
          <w:sz w:val="27"/>
          <w:szCs w:val="27"/>
          <w:lang w:eastAsia="ru-RU"/>
        </w:rPr>
        <w:t>. Внутри </w:t>
      </w:r>
      <w:r w:rsidRPr="0055288E">
        <w:rPr>
          <w:rFonts w:ascii="Consolas" w:eastAsia="Times New Roman" w:hAnsi="Consolas" w:cs="Courier New"/>
          <w:color w:val="383A42"/>
          <w:shd w:val="clear" w:color="auto" w:fill="F7F9FC"/>
          <w:lang w:eastAsia="ru-RU"/>
        </w:rPr>
        <w:t>build/static</w:t>
      </w:r>
      <w:r w:rsidRPr="0055288E">
        <w:rPr>
          <w:rFonts w:ascii="Arial" w:eastAsia="Times New Roman" w:hAnsi="Arial" w:cs="Arial"/>
          <w:color w:val="000000"/>
          <w:sz w:val="27"/>
          <w:szCs w:val="27"/>
          <w:lang w:eastAsia="ru-RU"/>
        </w:rPr>
        <w:t> можно найти оптимизированные версии всего кода, наряду с другими ресурсами: JS, CSS и шрифтами.</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Затем файлы из директории </w:t>
      </w:r>
      <w:r w:rsidRPr="0055288E">
        <w:rPr>
          <w:rFonts w:ascii="Consolas" w:eastAsia="Times New Roman" w:hAnsi="Consolas" w:cs="Courier New"/>
          <w:color w:val="383A42"/>
          <w:shd w:val="clear" w:color="auto" w:fill="F7F9FC"/>
          <w:lang w:eastAsia="ru-RU"/>
        </w:rPr>
        <w:t>build</w:t>
      </w:r>
      <w:r w:rsidRPr="0055288E">
        <w:rPr>
          <w:rFonts w:ascii="Arial" w:eastAsia="Times New Roman" w:hAnsi="Arial" w:cs="Arial"/>
          <w:color w:val="000000"/>
          <w:sz w:val="27"/>
          <w:szCs w:val="27"/>
          <w:lang w:eastAsia="ru-RU"/>
        </w:rPr>
        <w:t> можно разместить на любом доступном сервере. Иными словами, эти файлы можно использовать для деплоя веб-приложения в интернете.</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Чтобы посмотреть, что получится, запустим проект из папки </w:t>
      </w:r>
      <w:r w:rsidRPr="0055288E">
        <w:rPr>
          <w:rFonts w:ascii="Consolas" w:eastAsia="Times New Roman" w:hAnsi="Consolas" w:cs="Courier New"/>
          <w:color w:val="383A42"/>
          <w:shd w:val="clear" w:color="auto" w:fill="F7F9FC"/>
          <w:lang w:eastAsia="ru-RU"/>
        </w:rPr>
        <w:t>build/</w:t>
      </w:r>
      <w:r w:rsidRPr="0055288E">
        <w:rPr>
          <w:rFonts w:ascii="Arial" w:eastAsia="Times New Roman" w:hAnsi="Arial" w:cs="Arial"/>
          <w:color w:val="000000"/>
          <w:sz w:val="27"/>
          <w:szCs w:val="27"/>
          <w:lang w:eastAsia="ru-RU"/>
        </w:rPr>
        <w:t> на локальном сервере. Для этого понадобится установить ещё один пакет. Из командной строки запустим команду </w:t>
      </w:r>
      <w:r w:rsidRPr="0055288E">
        <w:rPr>
          <w:rFonts w:ascii="Consolas" w:eastAsia="Times New Roman" w:hAnsi="Consolas" w:cs="Courier New"/>
          <w:color w:val="383A42"/>
          <w:shd w:val="clear" w:color="auto" w:fill="F7F9FC"/>
          <w:lang w:eastAsia="ru-RU"/>
        </w:rPr>
        <w:t>npm i -g serve</w:t>
      </w:r>
      <w:r w:rsidRPr="0055288E">
        <w:rPr>
          <w:rFonts w:ascii="Arial" w:eastAsia="Times New Roman" w:hAnsi="Arial" w:cs="Arial"/>
          <w:color w:val="000000"/>
          <w:sz w:val="27"/>
          <w:szCs w:val="27"/>
          <w:lang w:eastAsia="ru-RU"/>
        </w:rPr>
        <w:t>. Пакет установлен в вашей системе глобально — так же, как вы установили ранее Create React App.</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Если вы используете macOS, установите пакет глобально командой </w:t>
      </w:r>
      <w:r w:rsidRPr="0055288E">
        <w:rPr>
          <w:rFonts w:ascii="Consolas" w:eastAsia="Times New Roman" w:hAnsi="Consolas" w:cs="Courier New"/>
          <w:color w:val="383A42"/>
          <w:shd w:val="clear" w:color="auto" w:fill="F7F9FC"/>
          <w:lang w:eastAsia="ru-RU"/>
        </w:rPr>
        <w:t>sudo npm i -g serve</w:t>
      </w:r>
      <w:r w:rsidRPr="0055288E">
        <w:rPr>
          <w:rFonts w:ascii="Arial" w:eastAsia="Times New Roman" w:hAnsi="Arial" w:cs="Arial"/>
          <w:color w:val="000000"/>
          <w:sz w:val="27"/>
          <w:szCs w:val="27"/>
          <w:lang w:eastAsia="ru-RU"/>
        </w:rPr>
        <w:t> и введите пароль.</w:t>
      </w:r>
    </w:p>
    <w:p w:rsidR="0055288E" w:rsidRPr="0055288E" w:rsidRDefault="0055288E" w:rsidP="0055288E">
      <w:pPr>
        <w:shd w:val="clear" w:color="auto" w:fill="FFFFFF"/>
        <w:spacing w:after="0" w:line="240" w:lineRule="auto"/>
        <w:rPr>
          <w:rFonts w:ascii="Arial" w:eastAsia="Times New Roman" w:hAnsi="Arial" w:cs="Arial"/>
          <w:color w:val="000000"/>
          <w:sz w:val="27"/>
          <w:szCs w:val="27"/>
          <w:lang w:eastAsia="ru-RU"/>
        </w:rPr>
      </w:pPr>
      <w:r w:rsidRPr="0055288E">
        <w:rPr>
          <w:rFonts w:ascii="Arial" w:eastAsia="Times New Roman" w:hAnsi="Arial" w:cs="Arial"/>
          <w:color w:val="000000"/>
          <w:sz w:val="27"/>
          <w:szCs w:val="27"/>
          <w:lang w:eastAsia="ru-RU"/>
        </w:rPr>
        <w:t>Далее остаётся только запустить </w:t>
      </w:r>
      <w:r w:rsidRPr="0055288E">
        <w:rPr>
          <w:rFonts w:ascii="Consolas" w:eastAsia="Times New Roman" w:hAnsi="Consolas" w:cs="Courier New"/>
          <w:color w:val="383A42"/>
          <w:shd w:val="clear" w:color="auto" w:fill="F7F9FC"/>
          <w:lang w:eastAsia="ru-RU"/>
        </w:rPr>
        <w:t>serve -s build</w:t>
      </w:r>
      <w:r w:rsidRPr="0055288E">
        <w:rPr>
          <w:rFonts w:ascii="Arial" w:eastAsia="Times New Roman" w:hAnsi="Arial" w:cs="Arial"/>
          <w:color w:val="000000"/>
          <w:sz w:val="27"/>
          <w:szCs w:val="27"/>
          <w:lang w:eastAsia="ru-RU"/>
        </w:rPr>
        <w:t>. В консоли отобразится сообщение, что проект выполняется на локальном сервере — по умолчанию адресом будет </w:t>
      </w:r>
      <w:r w:rsidRPr="0055288E">
        <w:rPr>
          <w:rFonts w:ascii="Consolas" w:eastAsia="Times New Roman" w:hAnsi="Consolas" w:cs="Courier New"/>
          <w:color w:val="383A42"/>
          <w:shd w:val="clear" w:color="auto" w:fill="F7F9FC"/>
          <w:lang w:eastAsia="ru-RU"/>
        </w:rPr>
        <w:t>localhost:3000</w:t>
      </w:r>
      <w:r w:rsidRPr="0055288E">
        <w:rPr>
          <w:rFonts w:ascii="Arial" w:eastAsia="Times New Roman" w:hAnsi="Arial" w:cs="Arial"/>
          <w:color w:val="000000"/>
          <w:sz w:val="27"/>
          <w:szCs w:val="27"/>
          <w:lang w:eastAsia="ru-RU"/>
        </w:rPr>
        <w:t>. Введите этот адрес в браузере и увидите свой проект!</w:t>
      </w:r>
    </w:p>
    <w:p w:rsidR="001E5862" w:rsidRPr="00AB4E01" w:rsidRDefault="001E5862">
      <w:bookmarkStart w:id="1" w:name="_GoBack"/>
      <w:bookmarkEnd w:id="1"/>
    </w:p>
    <w:sectPr w:rsidR="001E5862" w:rsidRPr="00AB4E01" w:rsidSect="001230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50FA2"/>
    <w:multiLevelType w:val="multilevel"/>
    <w:tmpl w:val="DFCE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04977"/>
    <w:multiLevelType w:val="multilevel"/>
    <w:tmpl w:val="591C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A719D"/>
    <w:multiLevelType w:val="multilevel"/>
    <w:tmpl w:val="EE92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301A8A"/>
    <w:multiLevelType w:val="multilevel"/>
    <w:tmpl w:val="9E6E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AD53F2"/>
    <w:multiLevelType w:val="multilevel"/>
    <w:tmpl w:val="76FA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82F58"/>
    <w:multiLevelType w:val="multilevel"/>
    <w:tmpl w:val="205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7D"/>
    <w:rsid w:val="00123059"/>
    <w:rsid w:val="001E5862"/>
    <w:rsid w:val="00531809"/>
    <w:rsid w:val="0055288E"/>
    <w:rsid w:val="006268C1"/>
    <w:rsid w:val="00A16B7D"/>
    <w:rsid w:val="00AB4E01"/>
    <w:rsid w:val="00CE7BBE"/>
    <w:rsid w:val="00DE17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C829"/>
  <w15:chartTrackingRefBased/>
  <w15:docId w15:val="{D3B6A0DA-BEA3-4B9E-A15C-AC2DF46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E7B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E7BB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7BB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E7BBE"/>
    <w:rPr>
      <w:rFonts w:ascii="Times New Roman" w:eastAsia="Times New Roman" w:hAnsi="Times New Roman" w:cs="Times New Roman"/>
      <w:b/>
      <w:bCs/>
      <w:sz w:val="36"/>
      <w:szCs w:val="36"/>
      <w:lang w:eastAsia="ru-RU"/>
    </w:rPr>
  </w:style>
  <w:style w:type="character" w:styleId="HTML">
    <w:name w:val="HTML Code"/>
    <w:basedOn w:val="a0"/>
    <w:uiPriority w:val="99"/>
    <w:semiHidden/>
    <w:unhideWhenUsed/>
    <w:rsid w:val="00CE7BBE"/>
    <w:rPr>
      <w:rFonts w:ascii="Courier New" w:eastAsia="Times New Roman" w:hAnsi="Courier New" w:cs="Courier New"/>
      <w:sz w:val="20"/>
      <w:szCs w:val="20"/>
    </w:rPr>
  </w:style>
  <w:style w:type="character" w:customStyle="1" w:styleId="element-hintwrapper">
    <w:name w:val="element-hint__wrapper"/>
    <w:basedOn w:val="a0"/>
    <w:rsid w:val="00CE7BBE"/>
  </w:style>
  <w:style w:type="character" w:styleId="a3">
    <w:name w:val="Hyperlink"/>
    <w:basedOn w:val="a0"/>
    <w:uiPriority w:val="99"/>
    <w:semiHidden/>
    <w:unhideWhenUsed/>
    <w:rsid w:val="00CE7BBE"/>
    <w:rPr>
      <w:color w:val="0000FF"/>
      <w:u w:val="single"/>
    </w:rPr>
  </w:style>
  <w:style w:type="character" w:styleId="a4">
    <w:name w:val="Strong"/>
    <w:basedOn w:val="a0"/>
    <w:uiPriority w:val="22"/>
    <w:qFormat/>
    <w:rsid w:val="00CE7BBE"/>
    <w:rPr>
      <w:b/>
      <w:bCs/>
    </w:rPr>
  </w:style>
  <w:style w:type="paragraph" w:styleId="HTML0">
    <w:name w:val="HTML Preformatted"/>
    <w:basedOn w:val="a"/>
    <w:link w:val="HTML1"/>
    <w:uiPriority w:val="99"/>
    <w:semiHidden/>
    <w:unhideWhenUsed/>
    <w:rsid w:val="00CE7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E7BBE"/>
    <w:rPr>
      <w:rFonts w:ascii="Courier New" w:eastAsia="Times New Roman" w:hAnsi="Courier New" w:cs="Courier New"/>
      <w:sz w:val="20"/>
      <w:szCs w:val="20"/>
      <w:lang w:eastAsia="ru-RU"/>
    </w:rPr>
  </w:style>
  <w:style w:type="character" w:customStyle="1" w:styleId="code-blockclipboard">
    <w:name w:val="code-block__clipboard"/>
    <w:basedOn w:val="a0"/>
    <w:rsid w:val="00CE7BBE"/>
  </w:style>
  <w:style w:type="character" w:styleId="a5">
    <w:name w:val="Emphasis"/>
    <w:basedOn w:val="a0"/>
    <w:uiPriority w:val="20"/>
    <w:qFormat/>
    <w:rsid w:val="00CE7BBE"/>
    <w:rPr>
      <w:i/>
      <w:iCs/>
    </w:rPr>
  </w:style>
  <w:style w:type="character" w:customStyle="1" w:styleId="code-blocklang">
    <w:name w:val="code-block__lang"/>
    <w:basedOn w:val="a0"/>
    <w:rsid w:val="00CE7BBE"/>
  </w:style>
  <w:style w:type="character" w:customStyle="1" w:styleId="hljs-tag">
    <w:name w:val="hljs-tag"/>
    <w:basedOn w:val="a0"/>
    <w:rsid w:val="00531809"/>
  </w:style>
  <w:style w:type="character" w:customStyle="1" w:styleId="hljs-name">
    <w:name w:val="hljs-name"/>
    <w:basedOn w:val="a0"/>
    <w:rsid w:val="00531809"/>
  </w:style>
  <w:style w:type="character" w:customStyle="1" w:styleId="hljs-attr">
    <w:name w:val="hljs-attr"/>
    <w:basedOn w:val="a0"/>
    <w:rsid w:val="00531809"/>
  </w:style>
  <w:style w:type="character" w:customStyle="1" w:styleId="hljs-string">
    <w:name w:val="hljs-string"/>
    <w:basedOn w:val="a0"/>
    <w:rsid w:val="00531809"/>
  </w:style>
  <w:style w:type="character" w:customStyle="1" w:styleId="javascript">
    <w:name w:val="javascript"/>
    <w:basedOn w:val="a0"/>
    <w:rsid w:val="00531809"/>
  </w:style>
  <w:style w:type="character" w:customStyle="1" w:styleId="hljs-class">
    <w:name w:val="hljs-class"/>
    <w:basedOn w:val="a0"/>
    <w:rsid w:val="00531809"/>
  </w:style>
  <w:style w:type="character" w:customStyle="1" w:styleId="hljs-keyword">
    <w:name w:val="hljs-keyword"/>
    <w:basedOn w:val="a0"/>
    <w:rsid w:val="00531809"/>
  </w:style>
  <w:style w:type="character" w:customStyle="1" w:styleId="hljs-title">
    <w:name w:val="hljs-title"/>
    <w:basedOn w:val="a0"/>
    <w:rsid w:val="00531809"/>
  </w:style>
  <w:style w:type="character" w:customStyle="1" w:styleId="hljs-function">
    <w:name w:val="hljs-function"/>
    <w:basedOn w:val="a0"/>
    <w:rsid w:val="00531809"/>
  </w:style>
  <w:style w:type="character" w:customStyle="1" w:styleId="xml">
    <w:name w:val="xml"/>
    <w:basedOn w:val="a0"/>
    <w:rsid w:val="00531809"/>
  </w:style>
  <w:style w:type="character" w:customStyle="1" w:styleId="hljs-builtin">
    <w:name w:val="hljs-built_in"/>
    <w:basedOn w:val="a0"/>
    <w:rsid w:val="00531809"/>
  </w:style>
  <w:style w:type="character" w:customStyle="1" w:styleId="hljs-comment">
    <w:name w:val="hljs-comment"/>
    <w:basedOn w:val="a0"/>
    <w:rsid w:val="00531809"/>
  </w:style>
  <w:style w:type="character" w:customStyle="1" w:styleId="hljs-selector-class">
    <w:name w:val="hljs-selector-class"/>
    <w:basedOn w:val="a0"/>
    <w:rsid w:val="006268C1"/>
  </w:style>
  <w:style w:type="character" w:customStyle="1" w:styleId="hljs-attribute">
    <w:name w:val="hljs-attribute"/>
    <w:basedOn w:val="a0"/>
    <w:rsid w:val="006268C1"/>
  </w:style>
  <w:style w:type="character" w:customStyle="1" w:styleId="hljs-number">
    <w:name w:val="hljs-number"/>
    <w:basedOn w:val="a0"/>
    <w:rsid w:val="006268C1"/>
  </w:style>
  <w:style w:type="character" w:customStyle="1" w:styleId="hljs-literal">
    <w:name w:val="hljs-literal"/>
    <w:basedOn w:val="a0"/>
    <w:rsid w:val="00123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850322">
      <w:bodyDiv w:val="1"/>
      <w:marLeft w:val="0"/>
      <w:marRight w:val="0"/>
      <w:marTop w:val="0"/>
      <w:marBottom w:val="0"/>
      <w:divBdr>
        <w:top w:val="none" w:sz="0" w:space="0" w:color="auto"/>
        <w:left w:val="none" w:sz="0" w:space="0" w:color="auto"/>
        <w:bottom w:val="none" w:sz="0" w:space="0" w:color="auto"/>
        <w:right w:val="none" w:sz="0" w:space="0" w:color="auto"/>
      </w:divBdr>
      <w:divsChild>
        <w:div w:id="593443425">
          <w:marLeft w:val="0"/>
          <w:marRight w:val="0"/>
          <w:marTop w:val="0"/>
          <w:marBottom w:val="0"/>
          <w:divBdr>
            <w:top w:val="none" w:sz="0" w:space="0" w:color="auto"/>
            <w:left w:val="none" w:sz="0" w:space="0" w:color="auto"/>
            <w:bottom w:val="none" w:sz="0" w:space="0" w:color="auto"/>
            <w:right w:val="none" w:sz="0" w:space="0" w:color="auto"/>
          </w:divBdr>
        </w:div>
        <w:div w:id="933510966">
          <w:marLeft w:val="0"/>
          <w:marRight w:val="0"/>
          <w:marTop w:val="0"/>
          <w:marBottom w:val="0"/>
          <w:divBdr>
            <w:top w:val="none" w:sz="0" w:space="0" w:color="auto"/>
            <w:left w:val="none" w:sz="0" w:space="0" w:color="auto"/>
            <w:bottom w:val="none" w:sz="0" w:space="0" w:color="auto"/>
            <w:right w:val="none" w:sz="0" w:space="0" w:color="auto"/>
          </w:divBdr>
        </w:div>
        <w:div w:id="88429925">
          <w:marLeft w:val="0"/>
          <w:marRight w:val="0"/>
          <w:marTop w:val="0"/>
          <w:marBottom w:val="0"/>
          <w:divBdr>
            <w:top w:val="none" w:sz="0" w:space="0" w:color="auto"/>
            <w:left w:val="none" w:sz="0" w:space="0" w:color="auto"/>
            <w:bottom w:val="none" w:sz="0" w:space="0" w:color="auto"/>
            <w:right w:val="none" w:sz="0" w:space="0" w:color="auto"/>
          </w:divBdr>
        </w:div>
        <w:div w:id="622617368">
          <w:marLeft w:val="0"/>
          <w:marRight w:val="0"/>
          <w:marTop w:val="0"/>
          <w:marBottom w:val="0"/>
          <w:divBdr>
            <w:top w:val="none" w:sz="0" w:space="0" w:color="auto"/>
            <w:left w:val="none" w:sz="0" w:space="0" w:color="auto"/>
            <w:bottom w:val="none" w:sz="0" w:space="0" w:color="auto"/>
            <w:right w:val="none" w:sz="0" w:space="0" w:color="auto"/>
          </w:divBdr>
          <w:divsChild>
            <w:div w:id="2058771256">
              <w:marLeft w:val="0"/>
              <w:marRight w:val="0"/>
              <w:marTop w:val="0"/>
              <w:marBottom w:val="0"/>
              <w:divBdr>
                <w:top w:val="none" w:sz="0" w:space="0" w:color="auto"/>
                <w:left w:val="none" w:sz="0" w:space="0" w:color="auto"/>
                <w:bottom w:val="none" w:sz="0" w:space="0" w:color="auto"/>
                <w:right w:val="none" w:sz="0" w:space="0" w:color="auto"/>
              </w:divBdr>
              <w:divsChild>
                <w:div w:id="860826070">
                  <w:marLeft w:val="0"/>
                  <w:marRight w:val="0"/>
                  <w:marTop w:val="0"/>
                  <w:marBottom w:val="0"/>
                  <w:divBdr>
                    <w:top w:val="none" w:sz="0" w:space="0" w:color="auto"/>
                    <w:left w:val="none" w:sz="0" w:space="0" w:color="auto"/>
                    <w:bottom w:val="none" w:sz="0" w:space="0" w:color="auto"/>
                    <w:right w:val="none" w:sz="0" w:space="0" w:color="auto"/>
                  </w:divBdr>
                  <w:divsChild>
                    <w:div w:id="1373650439">
                      <w:marLeft w:val="0"/>
                      <w:marRight w:val="0"/>
                      <w:marTop w:val="0"/>
                      <w:marBottom w:val="0"/>
                      <w:divBdr>
                        <w:top w:val="none" w:sz="0" w:space="0" w:color="auto"/>
                        <w:left w:val="none" w:sz="0" w:space="0" w:color="auto"/>
                        <w:bottom w:val="none" w:sz="0" w:space="0" w:color="auto"/>
                        <w:right w:val="none" w:sz="0" w:space="0" w:color="auto"/>
                      </w:divBdr>
                      <w:divsChild>
                        <w:div w:id="7692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0818">
          <w:marLeft w:val="0"/>
          <w:marRight w:val="0"/>
          <w:marTop w:val="0"/>
          <w:marBottom w:val="0"/>
          <w:divBdr>
            <w:top w:val="none" w:sz="0" w:space="0" w:color="auto"/>
            <w:left w:val="none" w:sz="0" w:space="0" w:color="auto"/>
            <w:bottom w:val="none" w:sz="0" w:space="0" w:color="auto"/>
            <w:right w:val="none" w:sz="0" w:space="0" w:color="auto"/>
          </w:divBdr>
        </w:div>
        <w:div w:id="187334133">
          <w:marLeft w:val="0"/>
          <w:marRight w:val="0"/>
          <w:marTop w:val="0"/>
          <w:marBottom w:val="0"/>
          <w:divBdr>
            <w:top w:val="none" w:sz="0" w:space="0" w:color="auto"/>
            <w:left w:val="none" w:sz="0" w:space="0" w:color="auto"/>
            <w:bottom w:val="none" w:sz="0" w:space="0" w:color="auto"/>
            <w:right w:val="none" w:sz="0" w:space="0" w:color="auto"/>
          </w:divBdr>
        </w:div>
        <w:div w:id="1489665686">
          <w:marLeft w:val="0"/>
          <w:marRight w:val="0"/>
          <w:marTop w:val="0"/>
          <w:marBottom w:val="0"/>
          <w:divBdr>
            <w:top w:val="none" w:sz="0" w:space="0" w:color="auto"/>
            <w:left w:val="none" w:sz="0" w:space="0" w:color="auto"/>
            <w:bottom w:val="none" w:sz="0" w:space="0" w:color="auto"/>
            <w:right w:val="none" w:sz="0" w:space="0" w:color="auto"/>
          </w:divBdr>
        </w:div>
        <w:div w:id="1532572473">
          <w:marLeft w:val="0"/>
          <w:marRight w:val="0"/>
          <w:marTop w:val="0"/>
          <w:marBottom w:val="0"/>
          <w:divBdr>
            <w:top w:val="none" w:sz="0" w:space="0" w:color="auto"/>
            <w:left w:val="none" w:sz="0" w:space="0" w:color="auto"/>
            <w:bottom w:val="none" w:sz="0" w:space="0" w:color="auto"/>
            <w:right w:val="none" w:sz="0" w:space="0" w:color="auto"/>
          </w:divBdr>
        </w:div>
        <w:div w:id="590554404">
          <w:marLeft w:val="0"/>
          <w:marRight w:val="0"/>
          <w:marTop w:val="0"/>
          <w:marBottom w:val="0"/>
          <w:divBdr>
            <w:top w:val="none" w:sz="0" w:space="0" w:color="auto"/>
            <w:left w:val="none" w:sz="0" w:space="0" w:color="auto"/>
            <w:bottom w:val="none" w:sz="0" w:space="0" w:color="auto"/>
            <w:right w:val="none" w:sz="0" w:space="0" w:color="auto"/>
          </w:divBdr>
        </w:div>
        <w:div w:id="1674989021">
          <w:marLeft w:val="0"/>
          <w:marRight w:val="0"/>
          <w:marTop w:val="0"/>
          <w:marBottom w:val="0"/>
          <w:divBdr>
            <w:top w:val="none" w:sz="0" w:space="0" w:color="auto"/>
            <w:left w:val="none" w:sz="0" w:space="0" w:color="auto"/>
            <w:bottom w:val="none" w:sz="0" w:space="0" w:color="auto"/>
            <w:right w:val="none" w:sz="0" w:space="0" w:color="auto"/>
          </w:divBdr>
        </w:div>
      </w:divsChild>
    </w:div>
    <w:div w:id="825242722">
      <w:bodyDiv w:val="1"/>
      <w:marLeft w:val="0"/>
      <w:marRight w:val="0"/>
      <w:marTop w:val="0"/>
      <w:marBottom w:val="0"/>
      <w:divBdr>
        <w:top w:val="none" w:sz="0" w:space="0" w:color="auto"/>
        <w:left w:val="none" w:sz="0" w:space="0" w:color="auto"/>
        <w:bottom w:val="none" w:sz="0" w:space="0" w:color="auto"/>
        <w:right w:val="none" w:sz="0" w:space="0" w:color="auto"/>
      </w:divBdr>
      <w:divsChild>
        <w:div w:id="1312633702">
          <w:marLeft w:val="0"/>
          <w:marRight w:val="0"/>
          <w:marTop w:val="0"/>
          <w:marBottom w:val="0"/>
          <w:divBdr>
            <w:top w:val="none" w:sz="0" w:space="0" w:color="auto"/>
            <w:left w:val="none" w:sz="0" w:space="0" w:color="auto"/>
            <w:bottom w:val="none" w:sz="0" w:space="0" w:color="auto"/>
            <w:right w:val="none" w:sz="0" w:space="0" w:color="auto"/>
          </w:divBdr>
          <w:divsChild>
            <w:div w:id="1654212153">
              <w:marLeft w:val="0"/>
              <w:marRight w:val="0"/>
              <w:marTop w:val="0"/>
              <w:marBottom w:val="0"/>
              <w:divBdr>
                <w:top w:val="none" w:sz="0" w:space="0" w:color="auto"/>
                <w:left w:val="none" w:sz="0" w:space="0" w:color="auto"/>
                <w:bottom w:val="none" w:sz="0" w:space="0" w:color="auto"/>
                <w:right w:val="none" w:sz="0" w:space="0" w:color="auto"/>
              </w:divBdr>
            </w:div>
            <w:div w:id="277374943">
              <w:marLeft w:val="0"/>
              <w:marRight w:val="0"/>
              <w:marTop w:val="0"/>
              <w:marBottom w:val="0"/>
              <w:divBdr>
                <w:top w:val="none" w:sz="0" w:space="0" w:color="auto"/>
                <w:left w:val="none" w:sz="0" w:space="0" w:color="auto"/>
                <w:bottom w:val="none" w:sz="0" w:space="0" w:color="auto"/>
                <w:right w:val="none" w:sz="0" w:space="0" w:color="auto"/>
              </w:divBdr>
            </w:div>
            <w:div w:id="2010479578">
              <w:marLeft w:val="0"/>
              <w:marRight w:val="0"/>
              <w:marTop w:val="0"/>
              <w:marBottom w:val="0"/>
              <w:divBdr>
                <w:top w:val="none" w:sz="0" w:space="0" w:color="auto"/>
                <w:left w:val="none" w:sz="0" w:space="0" w:color="auto"/>
                <w:bottom w:val="none" w:sz="0" w:space="0" w:color="auto"/>
                <w:right w:val="none" w:sz="0" w:space="0" w:color="auto"/>
              </w:divBdr>
            </w:div>
            <w:div w:id="276179295">
              <w:marLeft w:val="0"/>
              <w:marRight w:val="0"/>
              <w:marTop w:val="0"/>
              <w:marBottom w:val="0"/>
              <w:divBdr>
                <w:top w:val="none" w:sz="0" w:space="0" w:color="auto"/>
                <w:left w:val="none" w:sz="0" w:space="0" w:color="auto"/>
                <w:bottom w:val="none" w:sz="0" w:space="0" w:color="auto"/>
                <w:right w:val="none" w:sz="0" w:space="0" w:color="auto"/>
              </w:divBdr>
            </w:div>
            <w:div w:id="493840287">
              <w:marLeft w:val="0"/>
              <w:marRight w:val="0"/>
              <w:marTop w:val="0"/>
              <w:marBottom w:val="0"/>
              <w:divBdr>
                <w:top w:val="none" w:sz="0" w:space="0" w:color="auto"/>
                <w:left w:val="none" w:sz="0" w:space="0" w:color="auto"/>
                <w:bottom w:val="none" w:sz="0" w:space="0" w:color="auto"/>
                <w:right w:val="none" w:sz="0" w:space="0" w:color="auto"/>
              </w:divBdr>
              <w:divsChild>
                <w:div w:id="371727933">
                  <w:marLeft w:val="0"/>
                  <w:marRight w:val="0"/>
                  <w:marTop w:val="0"/>
                  <w:marBottom w:val="0"/>
                  <w:divBdr>
                    <w:top w:val="none" w:sz="0" w:space="0" w:color="auto"/>
                    <w:left w:val="none" w:sz="0" w:space="0" w:color="auto"/>
                    <w:bottom w:val="none" w:sz="0" w:space="0" w:color="auto"/>
                    <w:right w:val="none" w:sz="0" w:space="0" w:color="auto"/>
                  </w:divBdr>
                  <w:divsChild>
                    <w:div w:id="1670209470">
                      <w:marLeft w:val="0"/>
                      <w:marRight w:val="0"/>
                      <w:marTop w:val="0"/>
                      <w:marBottom w:val="0"/>
                      <w:divBdr>
                        <w:top w:val="none" w:sz="0" w:space="0" w:color="auto"/>
                        <w:left w:val="none" w:sz="0" w:space="0" w:color="auto"/>
                        <w:bottom w:val="none" w:sz="0" w:space="0" w:color="auto"/>
                        <w:right w:val="none" w:sz="0" w:space="0" w:color="auto"/>
                      </w:divBdr>
                      <w:divsChild>
                        <w:div w:id="876353940">
                          <w:marLeft w:val="0"/>
                          <w:marRight w:val="0"/>
                          <w:marTop w:val="0"/>
                          <w:marBottom w:val="0"/>
                          <w:divBdr>
                            <w:top w:val="none" w:sz="0" w:space="0" w:color="auto"/>
                            <w:left w:val="none" w:sz="0" w:space="0" w:color="auto"/>
                            <w:bottom w:val="none" w:sz="0" w:space="0" w:color="auto"/>
                            <w:right w:val="none" w:sz="0" w:space="0" w:color="auto"/>
                          </w:divBdr>
                          <w:divsChild>
                            <w:div w:id="635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553">
              <w:marLeft w:val="0"/>
              <w:marRight w:val="0"/>
              <w:marTop w:val="0"/>
              <w:marBottom w:val="0"/>
              <w:divBdr>
                <w:top w:val="none" w:sz="0" w:space="0" w:color="auto"/>
                <w:left w:val="none" w:sz="0" w:space="0" w:color="auto"/>
                <w:bottom w:val="none" w:sz="0" w:space="0" w:color="auto"/>
                <w:right w:val="none" w:sz="0" w:space="0" w:color="auto"/>
              </w:divBdr>
            </w:div>
            <w:div w:id="31855917">
              <w:marLeft w:val="0"/>
              <w:marRight w:val="0"/>
              <w:marTop w:val="0"/>
              <w:marBottom w:val="0"/>
              <w:divBdr>
                <w:top w:val="none" w:sz="0" w:space="0" w:color="auto"/>
                <w:left w:val="none" w:sz="0" w:space="0" w:color="auto"/>
                <w:bottom w:val="none" w:sz="0" w:space="0" w:color="auto"/>
                <w:right w:val="none" w:sz="0" w:space="0" w:color="auto"/>
              </w:divBdr>
            </w:div>
            <w:div w:id="724716550">
              <w:marLeft w:val="0"/>
              <w:marRight w:val="0"/>
              <w:marTop w:val="0"/>
              <w:marBottom w:val="0"/>
              <w:divBdr>
                <w:top w:val="none" w:sz="0" w:space="0" w:color="auto"/>
                <w:left w:val="none" w:sz="0" w:space="0" w:color="auto"/>
                <w:bottom w:val="none" w:sz="0" w:space="0" w:color="auto"/>
                <w:right w:val="none" w:sz="0" w:space="0" w:color="auto"/>
              </w:divBdr>
              <w:divsChild>
                <w:div w:id="1169325810">
                  <w:marLeft w:val="0"/>
                  <w:marRight w:val="0"/>
                  <w:marTop w:val="0"/>
                  <w:marBottom w:val="0"/>
                  <w:divBdr>
                    <w:top w:val="none" w:sz="0" w:space="0" w:color="auto"/>
                    <w:left w:val="none" w:sz="0" w:space="0" w:color="auto"/>
                    <w:bottom w:val="none" w:sz="0" w:space="0" w:color="auto"/>
                    <w:right w:val="none" w:sz="0" w:space="0" w:color="auto"/>
                  </w:divBdr>
                  <w:divsChild>
                    <w:div w:id="1900899724">
                      <w:marLeft w:val="0"/>
                      <w:marRight w:val="0"/>
                      <w:marTop w:val="0"/>
                      <w:marBottom w:val="0"/>
                      <w:divBdr>
                        <w:top w:val="none" w:sz="0" w:space="0" w:color="auto"/>
                        <w:left w:val="none" w:sz="0" w:space="0" w:color="auto"/>
                        <w:bottom w:val="none" w:sz="0" w:space="0" w:color="auto"/>
                        <w:right w:val="none" w:sz="0" w:space="0" w:color="auto"/>
                      </w:divBdr>
                      <w:divsChild>
                        <w:div w:id="2095588804">
                          <w:marLeft w:val="0"/>
                          <w:marRight w:val="0"/>
                          <w:marTop w:val="0"/>
                          <w:marBottom w:val="0"/>
                          <w:divBdr>
                            <w:top w:val="none" w:sz="0" w:space="0" w:color="auto"/>
                            <w:left w:val="none" w:sz="0" w:space="0" w:color="auto"/>
                            <w:bottom w:val="none" w:sz="0" w:space="0" w:color="auto"/>
                            <w:right w:val="none" w:sz="0" w:space="0" w:color="auto"/>
                          </w:divBdr>
                          <w:divsChild>
                            <w:div w:id="17359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44571">
              <w:marLeft w:val="0"/>
              <w:marRight w:val="0"/>
              <w:marTop w:val="0"/>
              <w:marBottom w:val="0"/>
              <w:divBdr>
                <w:top w:val="none" w:sz="0" w:space="0" w:color="auto"/>
                <w:left w:val="none" w:sz="0" w:space="0" w:color="auto"/>
                <w:bottom w:val="none" w:sz="0" w:space="0" w:color="auto"/>
                <w:right w:val="none" w:sz="0" w:space="0" w:color="auto"/>
              </w:divBdr>
            </w:div>
            <w:div w:id="1254514188">
              <w:marLeft w:val="0"/>
              <w:marRight w:val="0"/>
              <w:marTop w:val="0"/>
              <w:marBottom w:val="0"/>
              <w:divBdr>
                <w:top w:val="none" w:sz="0" w:space="0" w:color="auto"/>
                <w:left w:val="none" w:sz="0" w:space="0" w:color="auto"/>
                <w:bottom w:val="none" w:sz="0" w:space="0" w:color="auto"/>
                <w:right w:val="none" w:sz="0" w:space="0" w:color="auto"/>
              </w:divBdr>
            </w:div>
            <w:div w:id="373165206">
              <w:marLeft w:val="0"/>
              <w:marRight w:val="0"/>
              <w:marTop w:val="0"/>
              <w:marBottom w:val="0"/>
              <w:divBdr>
                <w:top w:val="none" w:sz="0" w:space="0" w:color="auto"/>
                <w:left w:val="none" w:sz="0" w:space="0" w:color="auto"/>
                <w:bottom w:val="none" w:sz="0" w:space="0" w:color="auto"/>
                <w:right w:val="none" w:sz="0" w:space="0" w:color="auto"/>
              </w:divBdr>
            </w:div>
            <w:div w:id="190459108">
              <w:marLeft w:val="0"/>
              <w:marRight w:val="0"/>
              <w:marTop w:val="0"/>
              <w:marBottom w:val="0"/>
              <w:divBdr>
                <w:top w:val="none" w:sz="0" w:space="0" w:color="auto"/>
                <w:left w:val="none" w:sz="0" w:space="0" w:color="auto"/>
                <w:bottom w:val="none" w:sz="0" w:space="0" w:color="auto"/>
                <w:right w:val="none" w:sz="0" w:space="0" w:color="auto"/>
              </w:divBdr>
            </w:div>
            <w:div w:id="1252007815">
              <w:marLeft w:val="0"/>
              <w:marRight w:val="0"/>
              <w:marTop w:val="0"/>
              <w:marBottom w:val="0"/>
              <w:divBdr>
                <w:top w:val="none" w:sz="0" w:space="0" w:color="auto"/>
                <w:left w:val="none" w:sz="0" w:space="0" w:color="auto"/>
                <w:bottom w:val="none" w:sz="0" w:space="0" w:color="auto"/>
                <w:right w:val="none" w:sz="0" w:space="0" w:color="auto"/>
              </w:divBdr>
            </w:div>
            <w:div w:id="1786270704">
              <w:marLeft w:val="0"/>
              <w:marRight w:val="0"/>
              <w:marTop w:val="0"/>
              <w:marBottom w:val="0"/>
              <w:divBdr>
                <w:top w:val="none" w:sz="0" w:space="0" w:color="auto"/>
                <w:left w:val="none" w:sz="0" w:space="0" w:color="auto"/>
                <w:bottom w:val="none" w:sz="0" w:space="0" w:color="auto"/>
                <w:right w:val="none" w:sz="0" w:space="0" w:color="auto"/>
              </w:divBdr>
              <w:divsChild>
                <w:div w:id="490217093">
                  <w:marLeft w:val="0"/>
                  <w:marRight w:val="0"/>
                  <w:marTop w:val="0"/>
                  <w:marBottom w:val="0"/>
                  <w:divBdr>
                    <w:top w:val="none" w:sz="0" w:space="0" w:color="auto"/>
                    <w:left w:val="none" w:sz="0" w:space="0" w:color="auto"/>
                    <w:bottom w:val="none" w:sz="0" w:space="0" w:color="auto"/>
                    <w:right w:val="none" w:sz="0" w:space="0" w:color="auto"/>
                  </w:divBdr>
                  <w:divsChild>
                    <w:div w:id="353729288">
                      <w:marLeft w:val="0"/>
                      <w:marRight w:val="0"/>
                      <w:marTop w:val="0"/>
                      <w:marBottom w:val="0"/>
                      <w:divBdr>
                        <w:top w:val="none" w:sz="0" w:space="0" w:color="auto"/>
                        <w:left w:val="none" w:sz="0" w:space="0" w:color="auto"/>
                        <w:bottom w:val="none" w:sz="0" w:space="0" w:color="auto"/>
                        <w:right w:val="none" w:sz="0" w:space="0" w:color="auto"/>
                      </w:divBdr>
                      <w:divsChild>
                        <w:div w:id="1056658632">
                          <w:marLeft w:val="0"/>
                          <w:marRight w:val="0"/>
                          <w:marTop w:val="0"/>
                          <w:marBottom w:val="0"/>
                          <w:divBdr>
                            <w:top w:val="none" w:sz="0" w:space="0" w:color="auto"/>
                            <w:left w:val="none" w:sz="0" w:space="0" w:color="auto"/>
                            <w:bottom w:val="none" w:sz="0" w:space="0" w:color="auto"/>
                            <w:right w:val="none" w:sz="0" w:space="0" w:color="auto"/>
                          </w:divBdr>
                          <w:divsChild>
                            <w:div w:id="47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0232">
              <w:marLeft w:val="0"/>
              <w:marRight w:val="0"/>
              <w:marTop w:val="0"/>
              <w:marBottom w:val="0"/>
              <w:divBdr>
                <w:top w:val="none" w:sz="0" w:space="0" w:color="auto"/>
                <w:left w:val="none" w:sz="0" w:space="0" w:color="auto"/>
                <w:bottom w:val="none" w:sz="0" w:space="0" w:color="auto"/>
                <w:right w:val="none" w:sz="0" w:space="0" w:color="auto"/>
              </w:divBdr>
            </w:div>
            <w:div w:id="6251727">
              <w:marLeft w:val="0"/>
              <w:marRight w:val="0"/>
              <w:marTop w:val="0"/>
              <w:marBottom w:val="0"/>
              <w:divBdr>
                <w:top w:val="none" w:sz="0" w:space="0" w:color="auto"/>
                <w:left w:val="none" w:sz="0" w:space="0" w:color="auto"/>
                <w:bottom w:val="none" w:sz="0" w:space="0" w:color="auto"/>
                <w:right w:val="none" w:sz="0" w:space="0" w:color="auto"/>
              </w:divBdr>
            </w:div>
            <w:div w:id="396127898">
              <w:marLeft w:val="0"/>
              <w:marRight w:val="0"/>
              <w:marTop w:val="0"/>
              <w:marBottom w:val="0"/>
              <w:divBdr>
                <w:top w:val="none" w:sz="0" w:space="0" w:color="auto"/>
                <w:left w:val="none" w:sz="0" w:space="0" w:color="auto"/>
                <w:bottom w:val="none" w:sz="0" w:space="0" w:color="auto"/>
                <w:right w:val="none" w:sz="0" w:space="0" w:color="auto"/>
              </w:divBdr>
              <w:divsChild>
                <w:div w:id="70398827">
                  <w:marLeft w:val="0"/>
                  <w:marRight w:val="0"/>
                  <w:marTop w:val="0"/>
                  <w:marBottom w:val="0"/>
                  <w:divBdr>
                    <w:top w:val="none" w:sz="0" w:space="0" w:color="auto"/>
                    <w:left w:val="none" w:sz="0" w:space="0" w:color="auto"/>
                    <w:bottom w:val="none" w:sz="0" w:space="0" w:color="auto"/>
                    <w:right w:val="none" w:sz="0" w:space="0" w:color="auto"/>
                  </w:divBdr>
                  <w:divsChild>
                    <w:div w:id="695161158">
                      <w:marLeft w:val="0"/>
                      <w:marRight w:val="0"/>
                      <w:marTop w:val="0"/>
                      <w:marBottom w:val="0"/>
                      <w:divBdr>
                        <w:top w:val="none" w:sz="0" w:space="0" w:color="auto"/>
                        <w:left w:val="none" w:sz="0" w:space="0" w:color="auto"/>
                        <w:bottom w:val="none" w:sz="0" w:space="0" w:color="auto"/>
                        <w:right w:val="none" w:sz="0" w:space="0" w:color="auto"/>
                      </w:divBdr>
                      <w:divsChild>
                        <w:div w:id="745808739">
                          <w:marLeft w:val="0"/>
                          <w:marRight w:val="0"/>
                          <w:marTop w:val="0"/>
                          <w:marBottom w:val="0"/>
                          <w:divBdr>
                            <w:top w:val="none" w:sz="0" w:space="0" w:color="auto"/>
                            <w:left w:val="none" w:sz="0" w:space="0" w:color="auto"/>
                            <w:bottom w:val="none" w:sz="0" w:space="0" w:color="auto"/>
                            <w:right w:val="none" w:sz="0" w:space="0" w:color="auto"/>
                          </w:divBdr>
                          <w:divsChild>
                            <w:div w:id="21444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9325">
              <w:marLeft w:val="0"/>
              <w:marRight w:val="0"/>
              <w:marTop w:val="0"/>
              <w:marBottom w:val="0"/>
              <w:divBdr>
                <w:top w:val="none" w:sz="0" w:space="0" w:color="auto"/>
                <w:left w:val="none" w:sz="0" w:space="0" w:color="auto"/>
                <w:bottom w:val="none" w:sz="0" w:space="0" w:color="auto"/>
                <w:right w:val="none" w:sz="0" w:space="0" w:color="auto"/>
              </w:divBdr>
            </w:div>
            <w:div w:id="1215897498">
              <w:marLeft w:val="0"/>
              <w:marRight w:val="0"/>
              <w:marTop w:val="0"/>
              <w:marBottom w:val="0"/>
              <w:divBdr>
                <w:top w:val="none" w:sz="0" w:space="0" w:color="auto"/>
                <w:left w:val="none" w:sz="0" w:space="0" w:color="auto"/>
                <w:bottom w:val="none" w:sz="0" w:space="0" w:color="auto"/>
                <w:right w:val="none" w:sz="0" w:space="0" w:color="auto"/>
              </w:divBdr>
            </w:div>
            <w:div w:id="358168864">
              <w:marLeft w:val="0"/>
              <w:marRight w:val="0"/>
              <w:marTop w:val="0"/>
              <w:marBottom w:val="0"/>
              <w:divBdr>
                <w:top w:val="none" w:sz="0" w:space="0" w:color="auto"/>
                <w:left w:val="none" w:sz="0" w:space="0" w:color="auto"/>
                <w:bottom w:val="none" w:sz="0" w:space="0" w:color="auto"/>
                <w:right w:val="none" w:sz="0" w:space="0" w:color="auto"/>
              </w:divBdr>
              <w:divsChild>
                <w:div w:id="259946989">
                  <w:marLeft w:val="0"/>
                  <w:marRight w:val="0"/>
                  <w:marTop w:val="0"/>
                  <w:marBottom w:val="0"/>
                  <w:divBdr>
                    <w:top w:val="none" w:sz="0" w:space="0" w:color="auto"/>
                    <w:left w:val="none" w:sz="0" w:space="0" w:color="auto"/>
                    <w:bottom w:val="none" w:sz="0" w:space="0" w:color="auto"/>
                    <w:right w:val="none" w:sz="0" w:space="0" w:color="auto"/>
                  </w:divBdr>
                  <w:divsChild>
                    <w:div w:id="1729038080">
                      <w:marLeft w:val="0"/>
                      <w:marRight w:val="0"/>
                      <w:marTop w:val="0"/>
                      <w:marBottom w:val="0"/>
                      <w:divBdr>
                        <w:top w:val="none" w:sz="0" w:space="0" w:color="auto"/>
                        <w:left w:val="none" w:sz="0" w:space="0" w:color="auto"/>
                        <w:bottom w:val="none" w:sz="0" w:space="0" w:color="auto"/>
                        <w:right w:val="none" w:sz="0" w:space="0" w:color="auto"/>
                      </w:divBdr>
                      <w:divsChild>
                        <w:div w:id="195780377">
                          <w:marLeft w:val="0"/>
                          <w:marRight w:val="0"/>
                          <w:marTop w:val="0"/>
                          <w:marBottom w:val="0"/>
                          <w:divBdr>
                            <w:top w:val="none" w:sz="0" w:space="0" w:color="auto"/>
                            <w:left w:val="none" w:sz="0" w:space="0" w:color="auto"/>
                            <w:bottom w:val="none" w:sz="0" w:space="0" w:color="auto"/>
                            <w:right w:val="none" w:sz="0" w:space="0" w:color="auto"/>
                          </w:divBdr>
                          <w:divsChild>
                            <w:div w:id="18539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573042">
              <w:marLeft w:val="0"/>
              <w:marRight w:val="0"/>
              <w:marTop w:val="0"/>
              <w:marBottom w:val="0"/>
              <w:divBdr>
                <w:top w:val="none" w:sz="0" w:space="0" w:color="auto"/>
                <w:left w:val="none" w:sz="0" w:space="0" w:color="auto"/>
                <w:bottom w:val="none" w:sz="0" w:space="0" w:color="auto"/>
                <w:right w:val="none" w:sz="0" w:space="0" w:color="auto"/>
              </w:divBdr>
            </w:div>
            <w:div w:id="1719933523">
              <w:marLeft w:val="0"/>
              <w:marRight w:val="0"/>
              <w:marTop w:val="0"/>
              <w:marBottom w:val="0"/>
              <w:divBdr>
                <w:top w:val="none" w:sz="0" w:space="0" w:color="auto"/>
                <w:left w:val="none" w:sz="0" w:space="0" w:color="auto"/>
                <w:bottom w:val="none" w:sz="0" w:space="0" w:color="auto"/>
                <w:right w:val="none" w:sz="0" w:space="0" w:color="auto"/>
              </w:divBdr>
            </w:div>
            <w:div w:id="1923106090">
              <w:marLeft w:val="0"/>
              <w:marRight w:val="0"/>
              <w:marTop w:val="0"/>
              <w:marBottom w:val="0"/>
              <w:divBdr>
                <w:top w:val="none" w:sz="0" w:space="0" w:color="auto"/>
                <w:left w:val="none" w:sz="0" w:space="0" w:color="auto"/>
                <w:bottom w:val="none" w:sz="0" w:space="0" w:color="auto"/>
                <w:right w:val="none" w:sz="0" w:space="0" w:color="auto"/>
              </w:divBdr>
              <w:divsChild>
                <w:div w:id="136652409">
                  <w:marLeft w:val="0"/>
                  <w:marRight w:val="0"/>
                  <w:marTop w:val="0"/>
                  <w:marBottom w:val="0"/>
                  <w:divBdr>
                    <w:top w:val="none" w:sz="0" w:space="0" w:color="auto"/>
                    <w:left w:val="none" w:sz="0" w:space="0" w:color="auto"/>
                    <w:bottom w:val="none" w:sz="0" w:space="0" w:color="auto"/>
                    <w:right w:val="none" w:sz="0" w:space="0" w:color="auto"/>
                  </w:divBdr>
                  <w:divsChild>
                    <w:div w:id="535241534">
                      <w:marLeft w:val="0"/>
                      <w:marRight w:val="0"/>
                      <w:marTop w:val="0"/>
                      <w:marBottom w:val="0"/>
                      <w:divBdr>
                        <w:top w:val="none" w:sz="0" w:space="0" w:color="auto"/>
                        <w:left w:val="none" w:sz="0" w:space="0" w:color="auto"/>
                        <w:bottom w:val="none" w:sz="0" w:space="0" w:color="auto"/>
                        <w:right w:val="none" w:sz="0" w:space="0" w:color="auto"/>
                      </w:divBdr>
                      <w:divsChild>
                        <w:div w:id="97218989">
                          <w:marLeft w:val="0"/>
                          <w:marRight w:val="0"/>
                          <w:marTop w:val="0"/>
                          <w:marBottom w:val="0"/>
                          <w:divBdr>
                            <w:top w:val="none" w:sz="0" w:space="0" w:color="auto"/>
                            <w:left w:val="none" w:sz="0" w:space="0" w:color="auto"/>
                            <w:bottom w:val="none" w:sz="0" w:space="0" w:color="auto"/>
                            <w:right w:val="none" w:sz="0" w:space="0" w:color="auto"/>
                          </w:divBdr>
                          <w:divsChild>
                            <w:div w:id="19294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21676">
              <w:marLeft w:val="0"/>
              <w:marRight w:val="0"/>
              <w:marTop w:val="0"/>
              <w:marBottom w:val="0"/>
              <w:divBdr>
                <w:top w:val="none" w:sz="0" w:space="0" w:color="auto"/>
                <w:left w:val="none" w:sz="0" w:space="0" w:color="auto"/>
                <w:bottom w:val="none" w:sz="0" w:space="0" w:color="auto"/>
                <w:right w:val="none" w:sz="0" w:space="0" w:color="auto"/>
              </w:divBdr>
            </w:div>
            <w:div w:id="2110392366">
              <w:marLeft w:val="0"/>
              <w:marRight w:val="0"/>
              <w:marTop w:val="0"/>
              <w:marBottom w:val="0"/>
              <w:divBdr>
                <w:top w:val="none" w:sz="0" w:space="0" w:color="auto"/>
                <w:left w:val="none" w:sz="0" w:space="0" w:color="auto"/>
                <w:bottom w:val="none" w:sz="0" w:space="0" w:color="auto"/>
                <w:right w:val="none" w:sz="0" w:space="0" w:color="auto"/>
              </w:divBdr>
            </w:div>
            <w:div w:id="1247106979">
              <w:marLeft w:val="0"/>
              <w:marRight w:val="0"/>
              <w:marTop w:val="0"/>
              <w:marBottom w:val="0"/>
              <w:divBdr>
                <w:top w:val="none" w:sz="0" w:space="0" w:color="auto"/>
                <w:left w:val="none" w:sz="0" w:space="0" w:color="auto"/>
                <w:bottom w:val="none" w:sz="0" w:space="0" w:color="auto"/>
                <w:right w:val="none" w:sz="0" w:space="0" w:color="auto"/>
              </w:divBdr>
            </w:div>
            <w:div w:id="543374850">
              <w:marLeft w:val="0"/>
              <w:marRight w:val="0"/>
              <w:marTop w:val="0"/>
              <w:marBottom w:val="0"/>
              <w:divBdr>
                <w:top w:val="none" w:sz="0" w:space="0" w:color="auto"/>
                <w:left w:val="none" w:sz="0" w:space="0" w:color="auto"/>
                <w:bottom w:val="none" w:sz="0" w:space="0" w:color="auto"/>
                <w:right w:val="none" w:sz="0" w:space="0" w:color="auto"/>
              </w:divBdr>
            </w:div>
            <w:div w:id="1177159930">
              <w:marLeft w:val="0"/>
              <w:marRight w:val="0"/>
              <w:marTop w:val="0"/>
              <w:marBottom w:val="0"/>
              <w:divBdr>
                <w:top w:val="none" w:sz="0" w:space="0" w:color="auto"/>
                <w:left w:val="none" w:sz="0" w:space="0" w:color="auto"/>
                <w:bottom w:val="none" w:sz="0" w:space="0" w:color="auto"/>
                <w:right w:val="none" w:sz="0" w:space="0" w:color="auto"/>
              </w:divBdr>
              <w:divsChild>
                <w:div w:id="787434279">
                  <w:marLeft w:val="0"/>
                  <w:marRight w:val="0"/>
                  <w:marTop w:val="0"/>
                  <w:marBottom w:val="0"/>
                  <w:divBdr>
                    <w:top w:val="none" w:sz="0" w:space="0" w:color="auto"/>
                    <w:left w:val="none" w:sz="0" w:space="0" w:color="auto"/>
                    <w:bottom w:val="none" w:sz="0" w:space="0" w:color="auto"/>
                    <w:right w:val="none" w:sz="0" w:space="0" w:color="auto"/>
                  </w:divBdr>
                  <w:divsChild>
                    <w:div w:id="1733960874">
                      <w:marLeft w:val="0"/>
                      <w:marRight w:val="0"/>
                      <w:marTop w:val="0"/>
                      <w:marBottom w:val="0"/>
                      <w:divBdr>
                        <w:top w:val="none" w:sz="0" w:space="0" w:color="auto"/>
                        <w:left w:val="none" w:sz="0" w:space="0" w:color="auto"/>
                        <w:bottom w:val="none" w:sz="0" w:space="0" w:color="auto"/>
                        <w:right w:val="none" w:sz="0" w:space="0" w:color="auto"/>
                      </w:divBdr>
                      <w:divsChild>
                        <w:div w:id="686030951">
                          <w:marLeft w:val="0"/>
                          <w:marRight w:val="0"/>
                          <w:marTop w:val="0"/>
                          <w:marBottom w:val="0"/>
                          <w:divBdr>
                            <w:top w:val="none" w:sz="0" w:space="0" w:color="auto"/>
                            <w:left w:val="none" w:sz="0" w:space="0" w:color="auto"/>
                            <w:bottom w:val="none" w:sz="0" w:space="0" w:color="auto"/>
                            <w:right w:val="none" w:sz="0" w:space="0" w:color="auto"/>
                          </w:divBdr>
                          <w:divsChild>
                            <w:div w:id="20972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96585">
              <w:marLeft w:val="0"/>
              <w:marRight w:val="0"/>
              <w:marTop w:val="0"/>
              <w:marBottom w:val="0"/>
              <w:divBdr>
                <w:top w:val="none" w:sz="0" w:space="0" w:color="auto"/>
                <w:left w:val="none" w:sz="0" w:space="0" w:color="auto"/>
                <w:bottom w:val="none" w:sz="0" w:space="0" w:color="auto"/>
                <w:right w:val="none" w:sz="0" w:space="0" w:color="auto"/>
              </w:divBdr>
            </w:div>
            <w:div w:id="724259752">
              <w:marLeft w:val="0"/>
              <w:marRight w:val="0"/>
              <w:marTop w:val="0"/>
              <w:marBottom w:val="0"/>
              <w:divBdr>
                <w:top w:val="none" w:sz="0" w:space="0" w:color="auto"/>
                <w:left w:val="none" w:sz="0" w:space="0" w:color="auto"/>
                <w:bottom w:val="none" w:sz="0" w:space="0" w:color="auto"/>
                <w:right w:val="none" w:sz="0" w:space="0" w:color="auto"/>
              </w:divBdr>
            </w:div>
            <w:div w:id="1655140558">
              <w:marLeft w:val="0"/>
              <w:marRight w:val="0"/>
              <w:marTop w:val="0"/>
              <w:marBottom w:val="0"/>
              <w:divBdr>
                <w:top w:val="none" w:sz="0" w:space="0" w:color="auto"/>
                <w:left w:val="none" w:sz="0" w:space="0" w:color="auto"/>
                <w:bottom w:val="none" w:sz="0" w:space="0" w:color="auto"/>
                <w:right w:val="none" w:sz="0" w:space="0" w:color="auto"/>
              </w:divBdr>
            </w:div>
            <w:div w:id="2102799274">
              <w:marLeft w:val="0"/>
              <w:marRight w:val="0"/>
              <w:marTop w:val="0"/>
              <w:marBottom w:val="0"/>
              <w:divBdr>
                <w:top w:val="none" w:sz="0" w:space="0" w:color="auto"/>
                <w:left w:val="none" w:sz="0" w:space="0" w:color="auto"/>
                <w:bottom w:val="none" w:sz="0" w:space="0" w:color="auto"/>
                <w:right w:val="none" w:sz="0" w:space="0" w:color="auto"/>
              </w:divBdr>
              <w:divsChild>
                <w:div w:id="1699576247">
                  <w:marLeft w:val="0"/>
                  <w:marRight w:val="0"/>
                  <w:marTop w:val="0"/>
                  <w:marBottom w:val="0"/>
                  <w:divBdr>
                    <w:top w:val="none" w:sz="0" w:space="0" w:color="auto"/>
                    <w:left w:val="none" w:sz="0" w:space="0" w:color="auto"/>
                    <w:bottom w:val="none" w:sz="0" w:space="0" w:color="auto"/>
                    <w:right w:val="none" w:sz="0" w:space="0" w:color="auto"/>
                  </w:divBdr>
                  <w:divsChild>
                    <w:div w:id="1853908765">
                      <w:marLeft w:val="0"/>
                      <w:marRight w:val="0"/>
                      <w:marTop w:val="0"/>
                      <w:marBottom w:val="0"/>
                      <w:divBdr>
                        <w:top w:val="none" w:sz="0" w:space="0" w:color="auto"/>
                        <w:left w:val="none" w:sz="0" w:space="0" w:color="auto"/>
                        <w:bottom w:val="none" w:sz="0" w:space="0" w:color="auto"/>
                        <w:right w:val="none" w:sz="0" w:space="0" w:color="auto"/>
                      </w:divBdr>
                      <w:divsChild>
                        <w:div w:id="1541285346">
                          <w:marLeft w:val="0"/>
                          <w:marRight w:val="0"/>
                          <w:marTop w:val="0"/>
                          <w:marBottom w:val="0"/>
                          <w:divBdr>
                            <w:top w:val="none" w:sz="0" w:space="0" w:color="auto"/>
                            <w:left w:val="none" w:sz="0" w:space="0" w:color="auto"/>
                            <w:bottom w:val="none" w:sz="0" w:space="0" w:color="auto"/>
                            <w:right w:val="none" w:sz="0" w:space="0" w:color="auto"/>
                          </w:divBdr>
                          <w:divsChild>
                            <w:div w:id="10029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40419">
              <w:marLeft w:val="0"/>
              <w:marRight w:val="0"/>
              <w:marTop w:val="0"/>
              <w:marBottom w:val="0"/>
              <w:divBdr>
                <w:top w:val="none" w:sz="0" w:space="0" w:color="auto"/>
                <w:left w:val="none" w:sz="0" w:space="0" w:color="auto"/>
                <w:bottom w:val="none" w:sz="0" w:space="0" w:color="auto"/>
                <w:right w:val="none" w:sz="0" w:space="0" w:color="auto"/>
              </w:divBdr>
            </w:div>
            <w:div w:id="699740828">
              <w:marLeft w:val="0"/>
              <w:marRight w:val="0"/>
              <w:marTop w:val="0"/>
              <w:marBottom w:val="0"/>
              <w:divBdr>
                <w:top w:val="none" w:sz="0" w:space="0" w:color="auto"/>
                <w:left w:val="none" w:sz="0" w:space="0" w:color="auto"/>
                <w:bottom w:val="none" w:sz="0" w:space="0" w:color="auto"/>
                <w:right w:val="none" w:sz="0" w:space="0" w:color="auto"/>
              </w:divBdr>
            </w:div>
            <w:div w:id="473058777">
              <w:marLeft w:val="0"/>
              <w:marRight w:val="0"/>
              <w:marTop w:val="0"/>
              <w:marBottom w:val="0"/>
              <w:divBdr>
                <w:top w:val="none" w:sz="0" w:space="0" w:color="auto"/>
                <w:left w:val="none" w:sz="0" w:space="0" w:color="auto"/>
                <w:bottom w:val="none" w:sz="0" w:space="0" w:color="auto"/>
                <w:right w:val="none" w:sz="0" w:space="0" w:color="auto"/>
              </w:divBdr>
            </w:div>
            <w:div w:id="531382437">
              <w:marLeft w:val="0"/>
              <w:marRight w:val="0"/>
              <w:marTop w:val="0"/>
              <w:marBottom w:val="0"/>
              <w:divBdr>
                <w:top w:val="none" w:sz="0" w:space="0" w:color="auto"/>
                <w:left w:val="none" w:sz="0" w:space="0" w:color="auto"/>
                <w:bottom w:val="none" w:sz="0" w:space="0" w:color="auto"/>
                <w:right w:val="none" w:sz="0" w:space="0" w:color="auto"/>
              </w:divBdr>
            </w:div>
            <w:div w:id="869799538">
              <w:marLeft w:val="0"/>
              <w:marRight w:val="0"/>
              <w:marTop w:val="0"/>
              <w:marBottom w:val="0"/>
              <w:divBdr>
                <w:top w:val="none" w:sz="0" w:space="0" w:color="auto"/>
                <w:left w:val="none" w:sz="0" w:space="0" w:color="auto"/>
                <w:bottom w:val="none" w:sz="0" w:space="0" w:color="auto"/>
                <w:right w:val="none" w:sz="0" w:space="0" w:color="auto"/>
              </w:divBdr>
              <w:divsChild>
                <w:div w:id="645359344">
                  <w:marLeft w:val="0"/>
                  <w:marRight w:val="0"/>
                  <w:marTop w:val="0"/>
                  <w:marBottom w:val="0"/>
                  <w:divBdr>
                    <w:top w:val="none" w:sz="0" w:space="0" w:color="auto"/>
                    <w:left w:val="none" w:sz="0" w:space="0" w:color="auto"/>
                    <w:bottom w:val="none" w:sz="0" w:space="0" w:color="auto"/>
                    <w:right w:val="none" w:sz="0" w:space="0" w:color="auto"/>
                  </w:divBdr>
                  <w:divsChild>
                    <w:div w:id="1353192060">
                      <w:marLeft w:val="0"/>
                      <w:marRight w:val="0"/>
                      <w:marTop w:val="0"/>
                      <w:marBottom w:val="0"/>
                      <w:divBdr>
                        <w:top w:val="none" w:sz="0" w:space="0" w:color="auto"/>
                        <w:left w:val="none" w:sz="0" w:space="0" w:color="auto"/>
                        <w:bottom w:val="none" w:sz="0" w:space="0" w:color="auto"/>
                        <w:right w:val="none" w:sz="0" w:space="0" w:color="auto"/>
                      </w:divBdr>
                      <w:divsChild>
                        <w:div w:id="514654604">
                          <w:marLeft w:val="0"/>
                          <w:marRight w:val="0"/>
                          <w:marTop w:val="0"/>
                          <w:marBottom w:val="0"/>
                          <w:divBdr>
                            <w:top w:val="none" w:sz="0" w:space="0" w:color="auto"/>
                            <w:left w:val="none" w:sz="0" w:space="0" w:color="auto"/>
                            <w:bottom w:val="none" w:sz="0" w:space="0" w:color="auto"/>
                            <w:right w:val="none" w:sz="0" w:space="0" w:color="auto"/>
                          </w:divBdr>
                          <w:divsChild>
                            <w:div w:id="744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37820">
              <w:marLeft w:val="0"/>
              <w:marRight w:val="0"/>
              <w:marTop w:val="0"/>
              <w:marBottom w:val="0"/>
              <w:divBdr>
                <w:top w:val="none" w:sz="0" w:space="0" w:color="auto"/>
                <w:left w:val="none" w:sz="0" w:space="0" w:color="auto"/>
                <w:bottom w:val="none" w:sz="0" w:space="0" w:color="auto"/>
                <w:right w:val="none" w:sz="0" w:space="0" w:color="auto"/>
              </w:divBdr>
            </w:div>
            <w:div w:id="156045629">
              <w:marLeft w:val="0"/>
              <w:marRight w:val="0"/>
              <w:marTop w:val="0"/>
              <w:marBottom w:val="0"/>
              <w:divBdr>
                <w:top w:val="none" w:sz="0" w:space="0" w:color="auto"/>
                <w:left w:val="none" w:sz="0" w:space="0" w:color="auto"/>
                <w:bottom w:val="none" w:sz="0" w:space="0" w:color="auto"/>
                <w:right w:val="none" w:sz="0" w:space="0" w:color="auto"/>
              </w:divBdr>
            </w:div>
            <w:div w:id="1444424192">
              <w:marLeft w:val="0"/>
              <w:marRight w:val="0"/>
              <w:marTop w:val="0"/>
              <w:marBottom w:val="0"/>
              <w:divBdr>
                <w:top w:val="none" w:sz="0" w:space="0" w:color="auto"/>
                <w:left w:val="none" w:sz="0" w:space="0" w:color="auto"/>
                <w:bottom w:val="none" w:sz="0" w:space="0" w:color="auto"/>
                <w:right w:val="none" w:sz="0" w:space="0" w:color="auto"/>
              </w:divBdr>
            </w:div>
            <w:div w:id="1508667726">
              <w:marLeft w:val="0"/>
              <w:marRight w:val="0"/>
              <w:marTop w:val="0"/>
              <w:marBottom w:val="0"/>
              <w:divBdr>
                <w:top w:val="none" w:sz="0" w:space="0" w:color="auto"/>
                <w:left w:val="none" w:sz="0" w:space="0" w:color="auto"/>
                <w:bottom w:val="none" w:sz="0" w:space="0" w:color="auto"/>
                <w:right w:val="none" w:sz="0" w:space="0" w:color="auto"/>
              </w:divBdr>
            </w:div>
            <w:div w:id="375206757">
              <w:marLeft w:val="0"/>
              <w:marRight w:val="0"/>
              <w:marTop w:val="0"/>
              <w:marBottom w:val="0"/>
              <w:divBdr>
                <w:top w:val="none" w:sz="0" w:space="0" w:color="auto"/>
                <w:left w:val="none" w:sz="0" w:space="0" w:color="auto"/>
                <w:bottom w:val="none" w:sz="0" w:space="0" w:color="auto"/>
                <w:right w:val="none" w:sz="0" w:space="0" w:color="auto"/>
              </w:divBdr>
              <w:divsChild>
                <w:div w:id="1258831153">
                  <w:marLeft w:val="0"/>
                  <w:marRight w:val="0"/>
                  <w:marTop w:val="0"/>
                  <w:marBottom w:val="0"/>
                  <w:divBdr>
                    <w:top w:val="none" w:sz="0" w:space="0" w:color="auto"/>
                    <w:left w:val="none" w:sz="0" w:space="0" w:color="auto"/>
                    <w:bottom w:val="none" w:sz="0" w:space="0" w:color="auto"/>
                    <w:right w:val="none" w:sz="0" w:space="0" w:color="auto"/>
                  </w:divBdr>
                  <w:divsChild>
                    <w:div w:id="712966700">
                      <w:marLeft w:val="0"/>
                      <w:marRight w:val="0"/>
                      <w:marTop w:val="0"/>
                      <w:marBottom w:val="0"/>
                      <w:divBdr>
                        <w:top w:val="none" w:sz="0" w:space="0" w:color="auto"/>
                        <w:left w:val="none" w:sz="0" w:space="0" w:color="auto"/>
                        <w:bottom w:val="none" w:sz="0" w:space="0" w:color="auto"/>
                        <w:right w:val="none" w:sz="0" w:space="0" w:color="auto"/>
                      </w:divBdr>
                      <w:divsChild>
                        <w:div w:id="1348826682">
                          <w:marLeft w:val="0"/>
                          <w:marRight w:val="0"/>
                          <w:marTop w:val="0"/>
                          <w:marBottom w:val="0"/>
                          <w:divBdr>
                            <w:top w:val="none" w:sz="0" w:space="0" w:color="auto"/>
                            <w:left w:val="none" w:sz="0" w:space="0" w:color="auto"/>
                            <w:bottom w:val="none" w:sz="0" w:space="0" w:color="auto"/>
                            <w:right w:val="none" w:sz="0" w:space="0" w:color="auto"/>
                          </w:divBdr>
                          <w:divsChild>
                            <w:div w:id="1828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66392">
              <w:marLeft w:val="0"/>
              <w:marRight w:val="0"/>
              <w:marTop w:val="0"/>
              <w:marBottom w:val="0"/>
              <w:divBdr>
                <w:top w:val="none" w:sz="0" w:space="0" w:color="auto"/>
                <w:left w:val="none" w:sz="0" w:space="0" w:color="auto"/>
                <w:bottom w:val="none" w:sz="0" w:space="0" w:color="auto"/>
                <w:right w:val="none" w:sz="0" w:space="0" w:color="auto"/>
              </w:divBdr>
            </w:div>
            <w:div w:id="1714185478">
              <w:marLeft w:val="0"/>
              <w:marRight w:val="0"/>
              <w:marTop w:val="0"/>
              <w:marBottom w:val="0"/>
              <w:divBdr>
                <w:top w:val="none" w:sz="0" w:space="0" w:color="auto"/>
                <w:left w:val="none" w:sz="0" w:space="0" w:color="auto"/>
                <w:bottom w:val="none" w:sz="0" w:space="0" w:color="auto"/>
                <w:right w:val="none" w:sz="0" w:space="0" w:color="auto"/>
              </w:divBdr>
            </w:div>
            <w:div w:id="776103866">
              <w:marLeft w:val="0"/>
              <w:marRight w:val="0"/>
              <w:marTop w:val="0"/>
              <w:marBottom w:val="0"/>
              <w:divBdr>
                <w:top w:val="none" w:sz="0" w:space="0" w:color="auto"/>
                <w:left w:val="none" w:sz="0" w:space="0" w:color="auto"/>
                <w:bottom w:val="none" w:sz="0" w:space="0" w:color="auto"/>
                <w:right w:val="none" w:sz="0" w:space="0" w:color="auto"/>
              </w:divBdr>
            </w:div>
            <w:div w:id="743987830">
              <w:marLeft w:val="0"/>
              <w:marRight w:val="0"/>
              <w:marTop w:val="0"/>
              <w:marBottom w:val="0"/>
              <w:divBdr>
                <w:top w:val="none" w:sz="0" w:space="0" w:color="auto"/>
                <w:left w:val="none" w:sz="0" w:space="0" w:color="auto"/>
                <w:bottom w:val="none" w:sz="0" w:space="0" w:color="auto"/>
                <w:right w:val="none" w:sz="0" w:space="0" w:color="auto"/>
              </w:divBdr>
              <w:divsChild>
                <w:div w:id="1059135865">
                  <w:marLeft w:val="0"/>
                  <w:marRight w:val="0"/>
                  <w:marTop w:val="0"/>
                  <w:marBottom w:val="0"/>
                  <w:divBdr>
                    <w:top w:val="none" w:sz="0" w:space="0" w:color="auto"/>
                    <w:left w:val="none" w:sz="0" w:space="0" w:color="auto"/>
                    <w:bottom w:val="none" w:sz="0" w:space="0" w:color="auto"/>
                    <w:right w:val="none" w:sz="0" w:space="0" w:color="auto"/>
                  </w:divBdr>
                  <w:divsChild>
                    <w:div w:id="252327728">
                      <w:marLeft w:val="0"/>
                      <w:marRight w:val="0"/>
                      <w:marTop w:val="0"/>
                      <w:marBottom w:val="0"/>
                      <w:divBdr>
                        <w:top w:val="none" w:sz="0" w:space="0" w:color="auto"/>
                        <w:left w:val="none" w:sz="0" w:space="0" w:color="auto"/>
                        <w:bottom w:val="none" w:sz="0" w:space="0" w:color="auto"/>
                        <w:right w:val="none" w:sz="0" w:space="0" w:color="auto"/>
                      </w:divBdr>
                      <w:divsChild>
                        <w:div w:id="535391457">
                          <w:marLeft w:val="0"/>
                          <w:marRight w:val="0"/>
                          <w:marTop w:val="0"/>
                          <w:marBottom w:val="0"/>
                          <w:divBdr>
                            <w:top w:val="none" w:sz="0" w:space="0" w:color="auto"/>
                            <w:left w:val="none" w:sz="0" w:space="0" w:color="auto"/>
                            <w:bottom w:val="none" w:sz="0" w:space="0" w:color="auto"/>
                            <w:right w:val="none" w:sz="0" w:space="0" w:color="auto"/>
                          </w:divBdr>
                          <w:divsChild>
                            <w:div w:id="16528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46600">
              <w:marLeft w:val="0"/>
              <w:marRight w:val="0"/>
              <w:marTop w:val="0"/>
              <w:marBottom w:val="0"/>
              <w:divBdr>
                <w:top w:val="none" w:sz="0" w:space="0" w:color="auto"/>
                <w:left w:val="none" w:sz="0" w:space="0" w:color="auto"/>
                <w:bottom w:val="none" w:sz="0" w:space="0" w:color="auto"/>
                <w:right w:val="none" w:sz="0" w:space="0" w:color="auto"/>
              </w:divBdr>
            </w:div>
            <w:div w:id="1698769111">
              <w:marLeft w:val="0"/>
              <w:marRight w:val="0"/>
              <w:marTop w:val="0"/>
              <w:marBottom w:val="0"/>
              <w:divBdr>
                <w:top w:val="none" w:sz="0" w:space="0" w:color="auto"/>
                <w:left w:val="none" w:sz="0" w:space="0" w:color="auto"/>
                <w:bottom w:val="none" w:sz="0" w:space="0" w:color="auto"/>
                <w:right w:val="none" w:sz="0" w:space="0" w:color="auto"/>
              </w:divBdr>
            </w:div>
            <w:div w:id="11733084">
              <w:marLeft w:val="0"/>
              <w:marRight w:val="0"/>
              <w:marTop w:val="0"/>
              <w:marBottom w:val="0"/>
              <w:divBdr>
                <w:top w:val="none" w:sz="0" w:space="0" w:color="auto"/>
                <w:left w:val="none" w:sz="0" w:space="0" w:color="auto"/>
                <w:bottom w:val="none" w:sz="0" w:space="0" w:color="auto"/>
                <w:right w:val="none" w:sz="0" w:space="0" w:color="auto"/>
              </w:divBdr>
              <w:divsChild>
                <w:div w:id="611060139">
                  <w:marLeft w:val="0"/>
                  <w:marRight w:val="0"/>
                  <w:marTop w:val="0"/>
                  <w:marBottom w:val="0"/>
                  <w:divBdr>
                    <w:top w:val="none" w:sz="0" w:space="0" w:color="auto"/>
                    <w:left w:val="none" w:sz="0" w:space="0" w:color="auto"/>
                    <w:bottom w:val="none" w:sz="0" w:space="0" w:color="auto"/>
                    <w:right w:val="none" w:sz="0" w:space="0" w:color="auto"/>
                  </w:divBdr>
                  <w:divsChild>
                    <w:div w:id="1112672888">
                      <w:marLeft w:val="0"/>
                      <w:marRight w:val="0"/>
                      <w:marTop w:val="0"/>
                      <w:marBottom w:val="0"/>
                      <w:divBdr>
                        <w:top w:val="none" w:sz="0" w:space="0" w:color="auto"/>
                        <w:left w:val="none" w:sz="0" w:space="0" w:color="auto"/>
                        <w:bottom w:val="none" w:sz="0" w:space="0" w:color="auto"/>
                        <w:right w:val="none" w:sz="0" w:space="0" w:color="auto"/>
                      </w:divBdr>
                      <w:divsChild>
                        <w:div w:id="631982370">
                          <w:marLeft w:val="0"/>
                          <w:marRight w:val="0"/>
                          <w:marTop w:val="0"/>
                          <w:marBottom w:val="0"/>
                          <w:divBdr>
                            <w:top w:val="none" w:sz="0" w:space="0" w:color="auto"/>
                            <w:left w:val="none" w:sz="0" w:space="0" w:color="auto"/>
                            <w:bottom w:val="none" w:sz="0" w:space="0" w:color="auto"/>
                            <w:right w:val="none" w:sz="0" w:space="0" w:color="auto"/>
                          </w:divBdr>
                          <w:divsChild>
                            <w:div w:id="157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996438">
          <w:marLeft w:val="0"/>
          <w:marRight w:val="0"/>
          <w:marTop w:val="0"/>
          <w:marBottom w:val="0"/>
          <w:divBdr>
            <w:top w:val="none" w:sz="0" w:space="0" w:color="auto"/>
            <w:left w:val="none" w:sz="0" w:space="0" w:color="auto"/>
            <w:bottom w:val="none" w:sz="0" w:space="0" w:color="auto"/>
            <w:right w:val="none" w:sz="0" w:space="0" w:color="auto"/>
          </w:divBdr>
          <w:divsChild>
            <w:div w:id="1491091800">
              <w:marLeft w:val="0"/>
              <w:marRight w:val="0"/>
              <w:marTop w:val="0"/>
              <w:marBottom w:val="0"/>
              <w:divBdr>
                <w:top w:val="none" w:sz="0" w:space="0" w:color="auto"/>
                <w:left w:val="none" w:sz="0" w:space="0" w:color="auto"/>
                <w:bottom w:val="none" w:sz="0" w:space="0" w:color="auto"/>
                <w:right w:val="none" w:sz="0" w:space="0" w:color="auto"/>
              </w:divBdr>
            </w:div>
            <w:div w:id="1846093243">
              <w:marLeft w:val="0"/>
              <w:marRight w:val="0"/>
              <w:marTop w:val="0"/>
              <w:marBottom w:val="0"/>
              <w:divBdr>
                <w:top w:val="none" w:sz="0" w:space="0" w:color="auto"/>
                <w:left w:val="none" w:sz="0" w:space="0" w:color="auto"/>
                <w:bottom w:val="none" w:sz="0" w:space="0" w:color="auto"/>
                <w:right w:val="none" w:sz="0" w:space="0" w:color="auto"/>
              </w:divBdr>
            </w:div>
            <w:div w:id="483281625">
              <w:marLeft w:val="0"/>
              <w:marRight w:val="0"/>
              <w:marTop w:val="0"/>
              <w:marBottom w:val="0"/>
              <w:divBdr>
                <w:top w:val="none" w:sz="0" w:space="0" w:color="auto"/>
                <w:left w:val="none" w:sz="0" w:space="0" w:color="auto"/>
                <w:bottom w:val="none" w:sz="0" w:space="0" w:color="auto"/>
                <w:right w:val="none" w:sz="0" w:space="0" w:color="auto"/>
              </w:divBdr>
            </w:div>
            <w:div w:id="401031135">
              <w:marLeft w:val="0"/>
              <w:marRight w:val="0"/>
              <w:marTop w:val="0"/>
              <w:marBottom w:val="0"/>
              <w:divBdr>
                <w:top w:val="none" w:sz="0" w:space="0" w:color="auto"/>
                <w:left w:val="none" w:sz="0" w:space="0" w:color="auto"/>
                <w:bottom w:val="none" w:sz="0" w:space="0" w:color="auto"/>
                <w:right w:val="none" w:sz="0" w:space="0" w:color="auto"/>
              </w:divBdr>
              <w:divsChild>
                <w:div w:id="1695111475">
                  <w:marLeft w:val="0"/>
                  <w:marRight w:val="0"/>
                  <w:marTop w:val="0"/>
                  <w:marBottom w:val="0"/>
                  <w:divBdr>
                    <w:top w:val="none" w:sz="0" w:space="0" w:color="auto"/>
                    <w:left w:val="none" w:sz="0" w:space="0" w:color="auto"/>
                    <w:bottom w:val="none" w:sz="0" w:space="0" w:color="auto"/>
                    <w:right w:val="none" w:sz="0" w:space="0" w:color="auto"/>
                  </w:divBdr>
                  <w:divsChild>
                    <w:div w:id="766727413">
                      <w:marLeft w:val="0"/>
                      <w:marRight w:val="0"/>
                      <w:marTop w:val="0"/>
                      <w:marBottom w:val="0"/>
                      <w:divBdr>
                        <w:top w:val="none" w:sz="0" w:space="0" w:color="auto"/>
                        <w:left w:val="none" w:sz="0" w:space="0" w:color="auto"/>
                        <w:bottom w:val="none" w:sz="0" w:space="0" w:color="auto"/>
                        <w:right w:val="none" w:sz="0" w:space="0" w:color="auto"/>
                      </w:divBdr>
                      <w:divsChild>
                        <w:div w:id="1621573781">
                          <w:marLeft w:val="0"/>
                          <w:marRight w:val="0"/>
                          <w:marTop w:val="0"/>
                          <w:marBottom w:val="0"/>
                          <w:divBdr>
                            <w:top w:val="none" w:sz="0" w:space="0" w:color="auto"/>
                            <w:left w:val="none" w:sz="0" w:space="0" w:color="auto"/>
                            <w:bottom w:val="none" w:sz="0" w:space="0" w:color="auto"/>
                            <w:right w:val="none" w:sz="0" w:space="0" w:color="auto"/>
                          </w:divBdr>
                          <w:divsChild>
                            <w:div w:id="21422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83023">
              <w:marLeft w:val="0"/>
              <w:marRight w:val="0"/>
              <w:marTop w:val="0"/>
              <w:marBottom w:val="0"/>
              <w:divBdr>
                <w:top w:val="none" w:sz="0" w:space="0" w:color="auto"/>
                <w:left w:val="none" w:sz="0" w:space="0" w:color="auto"/>
                <w:bottom w:val="none" w:sz="0" w:space="0" w:color="auto"/>
                <w:right w:val="none" w:sz="0" w:space="0" w:color="auto"/>
              </w:divBdr>
            </w:div>
            <w:div w:id="331298475">
              <w:marLeft w:val="0"/>
              <w:marRight w:val="0"/>
              <w:marTop w:val="0"/>
              <w:marBottom w:val="0"/>
              <w:divBdr>
                <w:top w:val="none" w:sz="0" w:space="0" w:color="auto"/>
                <w:left w:val="none" w:sz="0" w:space="0" w:color="auto"/>
                <w:bottom w:val="none" w:sz="0" w:space="0" w:color="auto"/>
                <w:right w:val="none" w:sz="0" w:space="0" w:color="auto"/>
              </w:divBdr>
            </w:div>
            <w:div w:id="1605383188">
              <w:marLeft w:val="0"/>
              <w:marRight w:val="0"/>
              <w:marTop w:val="0"/>
              <w:marBottom w:val="0"/>
              <w:divBdr>
                <w:top w:val="none" w:sz="0" w:space="0" w:color="auto"/>
                <w:left w:val="none" w:sz="0" w:space="0" w:color="auto"/>
                <w:bottom w:val="none" w:sz="0" w:space="0" w:color="auto"/>
                <w:right w:val="none" w:sz="0" w:space="0" w:color="auto"/>
              </w:divBdr>
            </w:div>
            <w:div w:id="112722523">
              <w:marLeft w:val="0"/>
              <w:marRight w:val="0"/>
              <w:marTop w:val="0"/>
              <w:marBottom w:val="0"/>
              <w:divBdr>
                <w:top w:val="none" w:sz="0" w:space="0" w:color="auto"/>
                <w:left w:val="none" w:sz="0" w:space="0" w:color="auto"/>
                <w:bottom w:val="none" w:sz="0" w:space="0" w:color="auto"/>
                <w:right w:val="none" w:sz="0" w:space="0" w:color="auto"/>
              </w:divBdr>
            </w:div>
            <w:div w:id="2025671456">
              <w:marLeft w:val="0"/>
              <w:marRight w:val="0"/>
              <w:marTop w:val="0"/>
              <w:marBottom w:val="0"/>
              <w:divBdr>
                <w:top w:val="none" w:sz="0" w:space="0" w:color="auto"/>
                <w:left w:val="none" w:sz="0" w:space="0" w:color="auto"/>
                <w:bottom w:val="none" w:sz="0" w:space="0" w:color="auto"/>
                <w:right w:val="none" w:sz="0" w:space="0" w:color="auto"/>
              </w:divBdr>
            </w:div>
            <w:div w:id="1372726667">
              <w:marLeft w:val="0"/>
              <w:marRight w:val="0"/>
              <w:marTop w:val="0"/>
              <w:marBottom w:val="0"/>
              <w:divBdr>
                <w:top w:val="none" w:sz="0" w:space="0" w:color="auto"/>
                <w:left w:val="none" w:sz="0" w:space="0" w:color="auto"/>
                <w:bottom w:val="none" w:sz="0" w:space="0" w:color="auto"/>
                <w:right w:val="none" w:sz="0" w:space="0" w:color="auto"/>
              </w:divBdr>
              <w:divsChild>
                <w:div w:id="435566001">
                  <w:marLeft w:val="0"/>
                  <w:marRight w:val="0"/>
                  <w:marTop w:val="0"/>
                  <w:marBottom w:val="0"/>
                  <w:divBdr>
                    <w:top w:val="none" w:sz="0" w:space="0" w:color="auto"/>
                    <w:left w:val="none" w:sz="0" w:space="0" w:color="auto"/>
                    <w:bottom w:val="none" w:sz="0" w:space="0" w:color="auto"/>
                    <w:right w:val="none" w:sz="0" w:space="0" w:color="auto"/>
                  </w:divBdr>
                  <w:divsChild>
                    <w:div w:id="2137411643">
                      <w:marLeft w:val="0"/>
                      <w:marRight w:val="0"/>
                      <w:marTop w:val="0"/>
                      <w:marBottom w:val="0"/>
                      <w:divBdr>
                        <w:top w:val="none" w:sz="0" w:space="0" w:color="auto"/>
                        <w:left w:val="none" w:sz="0" w:space="0" w:color="auto"/>
                        <w:bottom w:val="none" w:sz="0" w:space="0" w:color="auto"/>
                        <w:right w:val="none" w:sz="0" w:space="0" w:color="auto"/>
                      </w:divBdr>
                      <w:divsChild>
                        <w:div w:id="1979336225">
                          <w:marLeft w:val="0"/>
                          <w:marRight w:val="0"/>
                          <w:marTop w:val="0"/>
                          <w:marBottom w:val="0"/>
                          <w:divBdr>
                            <w:top w:val="none" w:sz="0" w:space="0" w:color="auto"/>
                            <w:left w:val="none" w:sz="0" w:space="0" w:color="auto"/>
                            <w:bottom w:val="none" w:sz="0" w:space="0" w:color="auto"/>
                            <w:right w:val="none" w:sz="0" w:space="0" w:color="auto"/>
                          </w:divBdr>
                          <w:divsChild>
                            <w:div w:id="6994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96678">
              <w:marLeft w:val="0"/>
              <w:marRight w:val="0"/>
              <w:marTop w:val="0"/>
              <w:marBottom w:val="0"/>
              <w:divBdr>
                <w:top w:val="none" w:sz="0" w:space="0" w:color="auto"/>
                <w:left w:val="none" w:sz="0" w:space="0" w:color="auto"/>
                <w:bottom w:val="none" w:sz="0" w:space="0" w:color="auto"/>
                <w:right w:val="none" w:sz="0" w:space="0" w:color="auto"/>
              </w:divBdr>
            </w:div>
            <w:div w:id="1177118320">
              <w:marLeft w:val="0"/>
              <w:marRight w:val="0"/>
              <w:marTop w:val="0"/>
              <w:marBottom w:val="0"/>
              <w:divBdr>
                <w:top w:val="none" w:sz="0" w:space="0" w:color="auto"/>
                <w:left w:val="none" w:sz="0" w:space="0" w:color="auto"/>
                <w:bottom w:val="none" w:sz="0" w:space="0" w:color="auto"/>
                <w:right w:val="none" w:sz="0" w:space="0" w:color="auto"/>
              </w:divBdr>
            </w:div>
            <w:div w:id="336269533">
              <w:marLeft w:val="0"/>
              <w:marRight w:val="0"/>
              <w:marTop w:val="0"/>
              <w:marBottom w:val="0"/>
              <w:divBdr>
                <w:top w:val="none" w:sz="0" w:space="0" w:color="auto"/>
                <w:left w:val="none" w:sz="0" w:space="0" w:color="auto"/>
                <w:bottom w:val="none" w:sz="0" w:space="0" w:color="auto"/>
                <w:right w:val="none" w:sz="0" w:space="0" w:color="auto"/>
              </w:divBdr>
              <w:divsChild>
                <w:div w:id="137041158">
                  <w:marLeft w:val="0"/>
                  <w:marRight w:val="0"/>
                  <w:marTop w:val="0"/>
                  <w:marBottom w:val="0"/>
                  <w:divBdr>
                    <w:top w:val="none" w:sz="0" w:space="0" w:color="auto"/>
                    <w:left w:val="none" w:sz="0" w:space="0" w:color="auto"/>
                    <w:bottom w:val="none" w:sz="0" w:space="0" w:color="auto"/>
                    <w:right w:val="none" w:sz="0" w:space="0" w:color="auto"/>
                  </w:divBdr>
                  <w:divsChild>
                    <w:div w:id="594678539">
                      <w:marLeft w:val="0"/>
                      <w:marRight w:val="0"/>
                      <w:marTop w:val="0"/>
                      <w:marBottom w:val="0"/>
                      <w:divBdr>
                        <w:top w:val="none" w:sz="0" w:space="0" w:color="auto"/>
                        <w:left w:val="none" w:sz="0" w:space="0" w:color="auto"/>
                        <w:bottom w:val="none" w:sz="0" w:space="0" w:color="auto"/>
                        <w:right w:val="none" w:sz="0" w:space="0" w:color="auto"/>
                      </w:divBdr>
                      <w:divsChild>
                        <w:div w:id="834952169">
                          <w:marLeft w:val="0"/>
                          <w:marRight w:val="0"/>
                          <w:marTop w:val="0"/>
                          <w:marBottom w:val="0"/>
                          <w:divBdr>
                            <w:top w:val="none" w:sz="0" w:space="0" w:color="auto"/>
                            <w:left w:val="none" w:sz="0" w:space="0" w:color="auto"/>
                            <w:bottom w:val="none" w:sz="0" w:space="0" w:color="auto"/>
                            <w:right w:val="none" w:sz="0" w:space="0" w:color="auto"/>
                          </w:divBdr>
                          <w:divsChild>
                            <w:div w:id="2027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1351">
              <w:marLeft w:val="0"/>
              <w:marRight w:val="0"/>
              <w:marTop w:val="0"/>
              <w:marBottom w:val="0"/>
              <w:divBdr>
                <w:top w:val="none" w:sz="0" w:space="0" w:color="auto"/>
                <w:left w:val="none" w:sz="0" w:space="0" w:color="auto"/>
                <w:bottom w:val="none" w:sz="0" w:space="0" w:color="auto"/>
                <w:right w:val="none" w:sz="0" w:space="0" w:color="auto"/>
              </w:divBdr>
            </w:div>
            <w:div w:id="1929728087">
              <w:marLeft w:val="0"/>
              <w:marRight w:val="0"/>
              <w:marTop w:val="0"/>
              <w:marBottom w:val="0"/>
              <w:divBdr>
                <w:top w:val="none" w:sz="0" w:space="0" w:color="auto"/>
                <w:left w:val="none" w:sz="0" w:space="0" w:color="auto"/>
                <w:bottom w:val="none" w:sz="0" w:space="0" w:color="auto"/>
                <w:right w:val="none" w:sz="0" w:space="0" w:color="auto"/>
              </w:divBdr>
            </w:div>
            <w:div w:id="1153566421">
              <w:marLeft w:val="0"/>
              <w:marRight w:val="0"/>
              <w:marTop w:val="0"/>
              <w:marBottom w:val="0"/>
              <w:divBdr>
                <w:top w:val="none" w:sz="0" w:space="0" w:color="auto"/>
                <w:left w:val="none" w:sz="0" w:space="0" w:color="auto"/>
                <w:bottom w:val="none" w:sz="0" w:space="0" w:color="auto"/>
                <w:right w:val="none" w:sz="0" w:space="0" w:color="auto"/>
              </w:divBdr>
            </w:div>
            <w:div w:id="554313661">
              <w:marLeft w:val="0"/>
              <w:marRight w:val="0"/>
              <w:marTop w:val="0"/>
              <w:marBottom w:val="0"/>
              <w:divBdr>
                <w:top w:val="none" w:sz="0" w:space="0" w:color="auto"/>
                <w:left w:val="none" w:sz="0" w:space="0" w:color="auto"/>
                <w:bottom w:val="none" w:sz="0" w:space="0" w:color="auto"/>
                <w:right w:val="none" w:sz="0" w:space="0" w:color="auto"/>
              </w:divBdr>
              <w:divsChild>
                <w:div w:id="227620869">
                  <w:marLeft w:val="0"/>
                  <w:marRight w:val="0"/>
                  <w:marTop w:val="0"/>
                  <w:marBottom w:val="0"/>
                  <w:divBdr>
                    <w:top w:val="none" w:sz="0" w:space="0" w:color="auto"/>
                    <w:left w:val="none" w:sz="0" w:space="0" w:color="auto"/>
                    <w:bottom w:val="none" w:sz="0" w:space="0" w:color="auto"/>
                    <w:right w:val="none" w:sz="0" w:space="0" w:color="auto"/>
                  </w:divBdr>
                  <w:divsChild>
                    <w:div w:id="926187095">
                      <w:marLeft w:val="0"/>
                      <w:marRight w:val="0"/>
                      <w:marTop w:val="0"/>
                      <w:marBottom w:val="0"/>
                      <w:divBdr>
                        <w:top w:val="none" w:sz="0" w:space="0" w:color="auto"/>
                        <w:left w:val="none" w:sz="0" w:space="0" w:color="auto"/>
                        <w:bottom w:val="none" w:sz="0" w:space="0" w:color="auto"/>
                        <w:right w:val="none" w:sz="0" w:space="0" w:color="auto"/>
                      </w:divBdr>
                      <w:divsChild>
                        <w:div w:id="1904365995">
                          <w:marLeft w:val="0"/>
                          <w:marRight w:val="0"/>
                          <w:marTop w:val="0"/>
                          <w:marBottom w:val="0"/>
                          <w:divBdr>
                            <w:top w:val="none" w:sz="0" w:space="0" w:color="auto"/>
                            <w:left w:val="none" w:sz="0" w:space="0" w:color="auto"/>
                            <w:bottom w:val="none" w:sz="0" w:space="0" w:color="auto"/>
                            <w:right w:val="none" w:sz="0" w:space="0" w:color="auto"/>
                          </w:divBdr>
                          <w:divsChild>
                            <w:div w:id="3209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86942">
              <w:marLeft w:val="0"/>
              <w:marRight w:val="0"/>
              <w:marTop w:val="0"/>
              <w:marBottom w:val="0"/>
              <w:divBdr>
                <w:top w:val="none" w:sz="0" w:space="0" w:color="auto"/>
                <w:left w:val="none" w:sz="0" w:space="0" w:color="auto"/>
                <w:bottom w:val="none" w:sz="0" w:space="0" w:color="auto"/>
                <w:right w:val="none" w:sz="0" w:space="0" w:color="auto"/>
              </w:divBdr>
            </w:div>
            <w:div w:id="204874239">
              <w:marLeft w:val="0"/>
              <w:marRight w:val="0"/>
              <w:marTop w:val="0"/>
              <w:marBottom w:val="0"/>
              <w:divBdr>
                <w:top w:val="none" w:sz="0" w:space="0" w:color="auto"/>
                <w:left w:val="none" w:sz="0" w:space="0" w:color="auto"/>
                <w:bottom w:val="none" w:sz="0" w:space="0" w:color="auto"/>
                <w:right w:val="none" w:sz="0" w:space="0" w:color="auto"/>
              </w:divBdr>
            </w:div>
            <w:div w:id="928661584">
              <w:marLeft w:val="0"/>
              <w:marRight w:val="0"/>
              <w:marTop w:val="0"/>
              <w:marBottom w:val="0"/>
              <w:divBdr>
                <w:top w:val="none" w:sz="0" w:space="0" w:color="auto"/>
                <w:left w:val="none" w:sz="0" w:space="0" w:color="auto"/>
                <w:bottom w:val="none" w:sz="0" w:space="0" w:color="auto"/>
                <w:right w:val="none" w:sz="0" w:space="0" w:color="auto"/>
              </w:divBdr>
            </w:div>
            <w:div w:id="15000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9041">
      <w:bodyDiv w:val="1"/>
      <w:marLeft w:val="0"/>
      <w:marRight w:val="0"/>
      <w:marTop w:val="0"/>
      <w:marBottom w:val="0"/>
      <w:divBdr>
        <w:top w:val="none" w:sz="0" w:space="0" w:color="auto"/>
        <w:left w:val="none" w:sz="0" w:space="0" w:color="auto"/>
        <w:bottom w:val="none" w:sz="0" w:space="0" w:color="auto"/>
        <w:right w:val="none" w:sz="0" w:space="0" w:color="auto"/>
      </w:divBdr>
      <w:divsChild>
        <w:div w:id="2084255679">
          <w:marLeft w:val="0"/>
          <w:marRight w:val="0"/>
          <w:marTop w:val="0"/>
          <w:marBottom w:val="0"/>
          <w:divBdr>
            <w:top w:val="none" w:sz="0" w:space="0" w:color="auto"/>
            <w:left w:val="none" w:sz="0" w:space="0" w:color="auto"/>
            <w:bottom w:val="none" w:sz="0" w:space="0" w:color="auto"/>
            <w:right w:val="none" w:sz="0" w:space="0" w:color="auto"/>
          </w:divBdr>
        </w:div>
        <w:div w:id="796265858">
          <w:marLeft w:val="0"/>
          <w:marRight w:val="0"/>
          <w:marTop w:val="0"/>
          <w:marBottom w:val="0"/>
          <w:divBdr>
            <w:top w:val="none" w:sz="0" w:space="0" w:color="auto"/>
            <w:left w:val="none" w:sz="0" w:space="0" w:color="auto"/>
            <w:bottom w:val="none" w:sz="0" w:space="0" w:color="auto"/>
            <w:right w:val="none" w:sz="0" w:space="0" w:color="auto"/>
          </w:divBdr>
        </w:div>
        <w:div w:id="975836751">
          <w:marLeft w:val="0"/>
          <w:marRight w:val="0"/>
          <w:marTop w:val="0"/>
          <w:marBottom w:val="0"/>
          <w:divBdr>
            <w:top w:val="none" w:sz="0" w:space="0" w:color="auto"/>
            <w:left w:val="none" w:sz="0" w:space="0" w:color="auto"/>
            <w:bottom w:val="none" w:sz="0" w:space="0" w:color="auto"/>
            <w:right w:val="none" w:sz="0" w:space="0" w:color="auto"/>
          </w:divBdr>
        </w:div>
        <w:div w:id="1403673779">
          <w:marLeft w:val="0"/>
          <w:marRight w:val="0"/>
          <w:marTop w:val="0"/>
          <w:marBottom w:val="0"/>
          <w:divBdr>
            <w:top w:val="none" w:sz="0" w:space="0" w:color="auto"/>
            <w:left w:val="none" w:sz="0" w:space="0" w:color="auto"/>
            <w:bottom w:val="none" w:sz="0" w:space="0" w:color="auto"/>
            <w:right w:val="none" w:sz="0" w:space="0" w:color="auto"/>
          </w:divBdr>
        </w:div>
        <w:div w:id="1375696667">
          <w:marLeft w:val="0"/>
          <w:marRight w:val="0"/>
          <w:marTop w:val="0"/>
          <w:marBottom w:val="0"/>
          <w:divBdr>
            <w:top w:val="none" w:sz="0" w:space="0" w:color="auto"/>
            <w:left w:val="none" w:sz="0" w:space="0" w:color="auto"/>
            <w:bottom w:val="none" w:sz="0" w:space="0" w:color="auto"/>
            <w:right w:val="none" w:sz="0" w:space="0" w:color="auto"/>
          </w:divBdr>
        </w:div>
        <w:div w:id="2065785942">
          <w:marLeft w:val="0"/>
          <w:marRight w:val="0"/>
          <w:marTop w:val="0"/>
          <w:marBottom w:val="0"/>
          <w:divBdr>
            <w:top w:val="none" w:sz="0" w:space="0" w:color="auto"/>
            <w:left w:val="none" w:sz="0" w:space="0" w:color="auto"/>
            <w:bottom w:val="none" w:sz="0" w:space="0" w:color="auto"/>
            <w:right w:val="none" w:sz="0" w:space="0" w:color="auto"/>
          </w:divBdr>
        </w:div>
        <w:div w:id="1758013388">
          <w:marLeft w:val="0"/>
          <w:marRight w:val="0"/>
          <w:marTop w:val="0"/>
          <w:marBottom w:val="0"/>
          <w:divBdr>
            <w:top w:val="none" w:sz="0" w:space="0" w:color="auto"/>
            <w:left w:val="none" w:sz="0" w:space="0" w:color="auto"/>
            <w:bottom w:val="none" w:sz="0" w:space="0" w:color="auto"/>
            <w:right w:val="none" w:sz="0" w:space="0" w:color="auto"/>
          </w:divBdr>
        </w:div>
        <w:div w:id="1404717292">
          <w:marLeft w:val="0"/>
          <w:marRight w:val="0"/>
          <w:marTop w:val="0"/>
          <w:marBottom w:val="0"/>
          <w:divBdr>
            <w:top w:val="none" w:sz="0" w:space="0" w:color="auto"/>
            <w:left w:val="none" w:sz="0" w:space="0" w:color="auto"/>
            <w:bottom w:val="none" w:sz="0" w:space="0" w:color="auto"/>
            <w:right w:val="none" w:sz="0" w:space="0" w:color="auto"/>
          </w:divBdr>
        </w:div>
        <w:div w:id="453132470">
          <w:marLeft w:val="0"/>
          <w:marRight w:val="0"/>
          <w:marTop w:val="0"/>
          <w:marBottom w:val="0"/>
          <w:divBdr>
            <w:top w:val="none" w:sz="0" w:space="0" w:color="auto"/>
            <w:left w:val="none" w:sz="0" w:space="0" w:color="auto"/>
            <w:bottom w:val="none" w:sz="0" w:space="0" w:color="auto"/>
            <w:right w:val="none" w:sz="0" w:space="0" w:color="auto"/>
          </w:divBdr>
        </w:div>
        <w:div w:id="339621763">
          <w:marLeft w:val="0"/>
          <w:marRight w:val="0"/>
          <w:marTop w:val="0"/>
          <w:marBottom w:val="0"/>
          <w:divBdr>
            <w:top w:val="none" w:sz="0" w:space="0" w:color="auto"/>
            <w:left w:val="none" w:sz="0" w:space="0" w:color="auto"/>
            <w:bottom w:val="none" w:sz="0" w:space="0" w:color="auto"/>
            <w:right w:val="none" w:sz="0" w:space="0" w:color="auto"/>
          </w:divBdr>
        </w:div>
        <w:div w:id="807550768">
          <w:marLeft w:val="0"/>
          <w:marRight w:val="0"/>
          <w:marTop w:val="0"/>
          <w:marBottom w:val="0"/>
          <w:divBdr>
            <w:top w:val="none" w:sz="0" w:space="0" w:color="auto"/>
            <w:left w:val="none" w:sz="0" w:space="0" w:color="auto"/>
            <w:bottom w:val="none" w:sz="0" w:space="0" w:color="auto"/>
            <w:right w:val="none" w:sz="0" w:space="0" w:color="auto"/>
          </w:divBdr>
        </w:div>
        <w:div w:id="781144867">
          <w:marLeft w:val="0"/>
          <w:marRight w:val="0"/>
          <w:marTop w:val="0"/>
          <w:marBottom w:val="0"/>
          <w:divBdr>
            <w:top w:val="none" w:sz="0" w:space="0" w:color="auto"/>
            <w:left w:val="none" w:sz="0" w:space="0" w:color="auto"/>
            <w:bottom w:val="none" w:sz="0" w:space="0" w:color="auto"/>
            <w:right w:val="none" w:sz="0" w:space="0" w:color="auto"/>
          </w:divBdr>
        </w:div>
        <w:div w:id="330571058">
          <w:marLeft w:val="0"/>
          <w:marRight w:val="0"/>
          <w:marTop w:val="0"/>
          <w:marBottom w:val="0"/>
          <w:divBdr>
            <w:top w:val="none" w:sz="0" w:space="0" w:color="auto"/>
            <w:left w:val="none" w:sz="0" w:space="0" w:color="auto"/>
            <w:bottom w:val="none" w:sz="0" w:space="0" w:color="auto"/>
            <w:right w:val="none" w:sz="0" w:space="0" w:color="auto"/>
          </w:divBdr>
        </w:div>
        <w:div w:id="714895103">
          <w:marLeft w:val="0"/>
          <w:marRight w:val="0"/>
          <w:marTop w:val="0"/>
          <w:marBottom w:val="0"/>
          <w:divBdr>
            <w:top w:val="none" w:sz="0" w:space="0" w:color="auto"/>
            <w:left w:val="none" w:sz="0" w:space="0" w:color="auto"/>
            <w:bottom w:val="none" w:sz="0" w:space="0" w:color="auto"/>
            <w:right w:val="none" w:sz="0" w:space="0" w:color="auto"/>
          </w:divBdr>
        </w:div>
        <w:div w:id="1673727687">
          <w:marLeft w:val="0"/>
          <w:marRight w:val="0"/>
          <w:marTop w:val="0"/>
          <w:marBottom w:val="0"/>
          <w:divBdr>
            <w:top w:val="none" w:sz="0" w:space="0" w:color="auto"/>
            <w:left w:val="none" w:sz="0" w:space="0" w:color="auto"/>
            <w:bottom w:val="none" w:sz="0" w:space="0" w:color="auto"/>
            <w:right w:val="none" w:sz="0" w:space="0" w:color="auto"/>
          </w:divBdr>
        </w:div>
        <w:div w:id="107966765">
          <w:marLeft w:val="0"/>
          <w:marRight w:val="0"/>
          <w:marTop w:val="0"/>
          <w:marBottom w:val="0"/>
          <w:divBdr>
            <w:top w:val="none" w:sz="0" w:space="0" w:color="auto"/>
            <w:left w:val="none" w:sz="0" w:space="0" w:color="auto"/>
            <w:bottom w:val="none" w:sz="0" w:space="0" w:color="auto"/>
            <w:right w:val="none" w:sz="0" w:space="0" w:color="auto"/>
          </w:divBdr>
        </w:div>
        <w:div w:id="2016878433">
          <w:marLeft w:val="0"/>
          <w:marRight w:val="0"/>
          <w:marTop w:val="0"/>
          <w:marBottom w:val="0"/>
          <w:divBdr>
            <w:top w:val="none" w:sz="0" w:space="0" w:color="auto"/>
            <w:left w:val="none" w:sz="0" w:space="0" w:color="auto"/>
            <w:bottom w:val="none" w:sz="0" w:space="0" w:color="auto"/>
            <w:right w:val="none" w:sz="0" w:space="0" w:color="auto"/>
          </w:divBdr>
        </w:div>
        <w:div w:id="1339456497">
          <w:marLeft w:val="0"/>
          <w:marRight w:val="0"/>
          <w:marTop w:val="0"/>
          <w:marBottom w:val="0"/>
          <w:divBdr>
            <w:top w:val="none" w:sz="0" w:space="0" w:color="auto"/>
            <w:left w:val="none" w:sz="0" w:space="0" w:color="auto"/>
            <w:bottom w:val="none" w:sz="0" w:space="0" w:color="auto"/>
            <w:right w:val="none" w:sz="0" w:space="0" w:color="auto"/>
          </w:divBdr>
        </w:div>
        <w:div w:id="55445393">
          <w:marLeft w:val="0"/>
          <w:marRight w:val="0"/>
          <w:marTop w:val="0"/>
          <w:marBottom w:val="0"/>
          <w:divBdr>
            <w:top w:val="none" w:sz="0" w:space="0" w:color="auto"/>
            <w:left w:val="none" w:sz="0" w:space="0" w:color="auto"/>
            <w:bottom w:val="none" w:sz="0" w:space="0" w:color="auto"/>
            <w:right w:val="none" w:sz="0" w:space="0" w:color="auto"/>
          </w:divBdr>
        </w:div>
        <w:div w:id="1256983920">
          <w:marLeft w:val="0"/>
          <w:marRight w:val="0"/>
          <w:marTop w:val="0"/>
          <w:marBottom w:val="0"/>
          <w:divBdr>
            <w:top w:val="none" w:sz="0" w:space="0" w:color="auto"/>
            <w:left w:val="none" w:sz="0" w:space="0" w:color="auto"/>
            <w:bottom w:val="none" w:sz="0" w:space="0" w:color="auto"/>
            <w:right w:val="none" w:sz="0" w:space="0" w:color="auto"/>
          </w:divBdr>
        </w:div>
        <w:div w:id="34699297">
          <w:marLeft w:val="0"/>
          <w:marRight w:val="0"/>
          <w:marTop w:val="0"/>
          <w:marBottom w:val="0"/>
          <w:divBdr>
            <w:top w:val="none" w:sz="0" w:space="0" w:color="auto"/>
            <w:left w:val="none" w:sz="0" w:space="0" w:color="auto"/>
            <w:bottom w:val="none" w:sz="0" w:space="0" w:color="auto"/>
            <w:right w:val="none" w:sz="0" w:space="0" w:color="auto"/>
          </w:divBdr>
        </w:div>
      </w:divsChild>
    </w:div>
    <w:div w:id="1214653251">
      <w:bodyDiv w:val="1"/>
      <w:marLeft w:val="0"/>
      <w:marRight w:val="0"/>
      <w:marTop w:val="0"/>
      <w:marBottom w:val="0"/>
      <w:divBdr>
        <w:top w:val="none" w:sz="0" w:space="0" w:color="auto"/>
        <w:left w:val="none" w:sz="0" w:space="0" w:color="auto"/>
        <w:bottom w:val="none" w:sz="0" w:space="0" w:color="auto"/>
        <w:right w:val="none" w:sz="0" w:space="0" w:color="auto"/>
      </w:divBdr>
      <w:divsChild>
        <w:div w:id="525602696">
          <w:marLeft w:val="0"/>
          <w:marRight w:val="0"/>
          <w:marTop w:val="0"/>
          <w:marBottom w:val="0"/>
          <w:divBdr>
            <w:top w:val="none" w:sz="0" w:space="0" w:color="auto"/>
            <w:left w:val="none" w:sz="0" w:space="0" w:color="auto"/>
            <w:bottom w:val="none" w:sz="0" w:space="0" w:color="auto"/>
            <w:right w:val="none" w:sz="0" w:space="0" w:color="auto"/>
          </w:divBdr>
        </w:div>
        <w:div w:id="1767845888">
          <w:marLeft w:val="0"/>
          <w:marRight w:val="0"/>
          <w:marTop w:val="0"/>
          <w:marBottom w:val="0"/>
          <w:divBdr>
            <w:top w:val="none" w:sz="0" w:space="0" w:color="auto"/>
            <w:left w:val="none" w:sz="0" w:space="0" w:color="auto"/>
            <w:bottom w:val="none" w:sz="0" w:space="0" w:color="auto"/>
            <w:right w:val="none" w:sz="0" w:space="0" w:color="auto"/>
          </w:divBdr>
        </w:div>
        <w:div w:id="2120366927">
          <w:marLeft w:val="0"/>
          <w:marRight w:val="0"/>
          <w:marTop w:val="0"/>
          <w:marBottom w:val="0"/>
          <w:divBdr>
            <w:top w:val="none" w:sz="0" w:space="0" w:color="auto"/>
            <w:left w:val="none" w:sz="0" w:space="0" w:color="auto"/>
            <w:bottom w:val="none" w:sz="0" w:space="0" w:color="auto"/>
            <w:right w:val="none" w:sz="0" w:space="0" w:color="auto"/>
          </w:divBdr>
          <w:divsChild>
            <w:div w:id="805127736">
              <w:marLeft w:val="0"/>
              <w:marRight w:val="0"/>
              <w:marTop w:val="0"/>
              <w:marBottom w:val="0"/>
              <w:divBdr>
                <w:top w:val="none" w:sz="0" w:space="0" w:color="auto"/>
                <w:left w:val="none" w:sz="0" w:space="0" w:color="auto"/>
                <w:bottom w:val="none" w:sz="0" w:space="0" w:color="auto"/>
                <w:right w:val="none" w:sz="0" w:space="0" w:color="auto"/>
              </w:divBdr>
              <w:divsChild>
                <w:div w:id="1439063508">
                  <w:marLeft w:val="0"/>
                  <w:marRight w:val="0"/>
                  <w:marTop w:val="0"/>
                  <w:marBottom w:val="0"/>
                  <w:divBdr>
                    <w:top w:val="none" w:sz="0" w:space="0" w:color="auto"/>
                    <w:left w:val="none" w:sz="0" w:space="0" w:color="auto"/>
                    <w:bottom w:val="none" w:sz="0" w:space="0" w:color="auto"/>
                    <w:right w:val="none" w:sz="0" w:space="0" w:color="auto"/>
                  </w:divBdr>
                  <w:divsChild>
                    <w:div w:id="1498613402">
                      <w:marLeft w:val="0"/>
                      <w:marRight w:val="0"/>
                      <w:marTop w:val="0"/>
                      <w:marBottom w:val="0"/>
                      <w:divBdr>
                        <w:top w:val="none" w:sz="0" w:space="0" w:color="auto"/>
                        <w:left w:val="none" w:sz="0" w:space="0" w:color="auto"/>
                        <w:bottom w:val="none" w:sz="0" w:space="0" w:color="auto"/>
                        <w:right w:val="none" w:sz="0" w:space="0" w:color="auto"/>
                      </w:divBdr>
                      <w:divsChild>
                        <w:div w:id="2010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947758">
          <w:marLeft w:val="0"/>
          <w:marRight w:val="0"/>
          <w:marTop w:val="0"/>
          <w:marBottom w:val="0"/>
          <w:divBdr>
            <w:top w:val="none" w:sz="0" w:space="0" w:color="auto"/>
            <w:left w:val="none" w:sz="0" w:space="0" w:color="auto"/>
            <w:bottom w:val="none" w:sz="0" w:space="0" w:color="auto"/>
            <w:right w:val="none" w:sz="0" w:space="0" w:color="auto"/>
          </w:divBdr>
        </w:div>
        <w:div w:id="1702903205">
          <w:marLeft w:val="0"/>
          <w:marRight w:val="0"/>
          <w:marTop w:val="0"/>
          <w:marBottom w:val="0"/>
          <w:divBdr>
            <w:top w:val="none" w:sz="0" w:space="0" w:color="auto"/>
            <w:left w:val="none" w:sz="0" w:space="0" w:color="auto"/>
            <w:bottom w:val="none" w:sz="0" w:space="0" w:color="auto"/>
            <w:right w:val="none" w:sz="0" w:space="0" w:color="auto"/>
          </w:divBdr>
        </w:div>
        <w:div w:id="1865441540">
          <w:marLeft w:val="0"/>
          <w:marRight w:val="0"/>
          <w:marTop w:val="0"/>
          <w:marBottom w:val="0"/>
          <w:divBdr>
            <w:top w:val="none" w:sz="0" w:space="0" w:color="auto"/>
            <w:left w:val="none" w:sz="0" w:space="0" w:color="auto"/>
            <w:bottom w:val="none" w:sz="0" w:space="0" w:color="auto"/>
            <w:right w:val="none" w:sz="0" w:space="0" w:color="auto"/>
          </w:divBdr>
        </w:div>
        <w:div w:id="38013947">
          <w:marLeft w:val="0"/>
          <w:marRight w:val="0"/>
          <w:marTop w:val="0"/>
          <w:marBottom w:val="0"/>
          <w:divBdr>
            <w:top w:val="none" w:sz="0" w:space="0" w:color="auto"/>
            <w:left w:val="none" w:sz="0" w:space="0" w:color="auto"/>
            <w:bottom w:val="none" w:sz="0" w:space="0" w:color="auto"/>
            <w:right w:val="none" w:sz="0" w:space="0" w:color="auto"/>
          </w:divBdr>
        </w:div>
        <w:div w:id="161629247">
          <w:marLeft w:val="0"/>
          <w:marRight w:val="0"/>
          <w:marTop w:val="0"/>
          <w:marBottom w:val="0"/>
          <w:divBdr>
            <w:top w:val="none" w:sz="0" w:space="0" w:color="auto"/>
            <w:left w:val="none" w:sz="0" w:space="0" w:color="auto"/>
            <w:bottom w:val="none" w:sz="0" w:space="0" w:color="auto"/>
            <w:right w:val="none" w:sz="0" w:space="0" w:color="auto"/>
          </w:divBdr>
          <w:divsChild>
            <w:div w:id="1560745769">
              <w:marLeft w:val="0"/>
              <w:marRight w:val="0"/>
              <w:marTop w:val="0"/>
              <w:marBottom w:val="0"/>
              <w:divBdr>
                <w:top w:val="none" w:sz="0" w:space="0" w:color="auto"/>
                <w:left w:val="none" w:sz="0" w:space="0" w:color="auto"/>
                <w:bottom w:val="none" w:sz="0" w:space="0" w:color="auto"/>
                <w:right w:val="none" w:sz="0" w:space="0" w:color="auto"/>
              </w:divBdr>
              <w:divsChild>
                <w:div w:id="2140607005">
                  <w:marLeft w:val="0"/>
                  <w:marRight w:val="0"/>
                  <w:marTop w:val="0"/>
                  <w:marBottom w:val="0"/>
                  <w:divBdr>
                    <w:top w:val="none" w:sz="0" w:space="0" w:color="auto"/>
                    <w:left w:val="none" w:sz="0" w:space="0" w:color="auto"/>
                    <w:bottom w:val="none" w:sz="0" w:space="0" w:color="auto"/>
                    <w:right w:val="none" w:sz="0" w:space="0" w:color="auto"/>
                  </w:divBdr>
                  <w:divsChild>
                    <w:div w:id="1380469555">
                      <w:marLeft w:val="0"/>
                      <w:marRight w:val="0"/>
                      <w:marTop w:val="0"/>
                      <w:marBottom w:val="0"/>
                      <w:divBdr>
                        <w:top w:val="none" w:sz="0" w:space="0" w:color="auto"/>
                        <w:left w:val="none" w:sz="0" w:space="0" w:color="auto"/>
                        <w:bottom w:val="none" w:sz="0" w:space="0" w:color="auto"/>
                        <w:right w:val="none" w:sz="0" w:space="0" w:color="auto"/>
                      </w:divBdr>
                      <w:divsChild>
                        <w:div w:id="9825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683604">
          <w:marLeft w:val="0"/>
          <w:marRight w:val="0"/>
          <w:marTop w:val="0"/>
          <w:marBottom w:val="0"/>
          <w:divBdr>
            <w:top w:val="none" w:sz="0" w:space="0" w:color="auto"/>
            <w:left w:val="none" w:sz="0" w:space="0" w:color="auto"/>
            <w:bottom w:val="none" w:sz="0" w:space="0" w:color="auto"/>
            <w:right w:val="none" w:sz="0" w:space="0" w:color="auto"/>
          </w:divBdr>
        </w:div>
        <w:div w:id="702707101">
          <w:marLeft w:val="0"/>
          <w:marRight w:val="0"/>
          <w:marTop w:val="0"/>
          <w:marBottom w:val="0"/>
          <w:divBdr>
            <w:top w:val="none" w:sz="0" w:space="0" w:color="auto"/>
            <w:left w:val="none" w:sz="0" w:space="0" w:color="auto"/>
            <w:bottom w:val="none" w:sz="0" w:space="0" w:color="auto"/>
            <w:right w:val="none" w:sz="0" w:space="0" w:color="auto"/>
          </w:divBdr>
        </w:div>
        <w:div w:id="799423349">
          <w:marLeft w:val="0"/>
          <w:marRight w:val="0"/>
          <w:marTop w:val="0"/>
          <w:marBottom w:val="0"/>
          <w:divBdr>
            <w:top w:val="none" w:sz="0" w:space="0" w:color="auto"/>
            <w:left w:val="none" w:sz="0" w:space="0" w:color="auto"/>
            <w:bottom w:val="none" w:sz="0" w:space="0" w:color="auto"/>
            <w:right w:val="none" w:sz="0" w:space="0" w:color="auto"/>
          </w:divBdr>
          <w:divsChild>
            <w:div w:id="1278215750">
              <w:marLeft w:val="0"/>
              <w:marRight w:val="0"/>
              <w:marTop w:val="0"/>
              <w:marBottom w:val="0"/>
              <w:divBdr>
                <w:top w:val="none" w:sz="0" w:space="0" w:color="auto"/>
                <w:left w:val="none" w:sz="0" w:space="0" w:color="auto"/>
                <w:bottom w:val="none" w:sz="0" w:space="0" w:color="auto"/>
                <w:right w:val="none" w:sz="0" w:space="0" w:color="auto"/>
              </w:divBdr>
              <w:divsChild>
                <w:div w:id="120735397">
                  <w:marLeft w:val="0"/>
                  <w:marRight w:val="0"/>
                  <w:marTop w:val="0"/>
                  <w:marBottom w:val="0"/>
                  <w:divBdr>
                    <w:top w:val="none" w:sz="0" w:space="0" w:color="auto"/>
                    <w:left w:val="none" w:sz="0" w:space="0" w:color="auto"/>
                    <w:bottom w:val="none" w:sz="0" w:space="0" w:color="auto"/>
                    <w:right w:val="none" w:sz="0" w:space="0" w:color="auto"/>
                  </w:divBdr>
                  <w:divsChild>
                    <w:div w:id="255018553">
                      <w:marLeft w:val="0"/>
                      <w:marRight w:val="0"/>
                      <w:marTop w:val="0"/>
                      <w:marBottom w:val="0"/>
                      <w:divBdr>
                        <w:top w:val="none" w:sz="0" w:space="0" w:color="auto"/>
                        <w:left w:val="none" w:sz="0" w:space="0" w:color="auto"/>
                        <w:bottom w:val="none" w:sz="0" w:space="0" w:color="auto"/>
                        <w:right w:val="none" w:sz="0" w:space="0" w:color="auto"/>
                      </w:divBdr>
                      <w:divsChild>
                        <w:div w:id="11120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09931">
          <w:marLeft w:val="0"/>
          <w:marRight w:val="0"/>
          <w:marTop w:val="0"/>
          <w:marBottom w:val="0"/>
          <w:divBdr>
            <w:top w:val="none" w:sz="0" w:space="0" w:color="auto"/>
            <w:left w:val="none" w:sz="0" w:space="0" w:color="auto"/>
            <w:bottom w:val="none" w:sz="0" w:space="0" w:color="auto"/>
            <w:right w:val="none" w:sz="0" w:space="0" w:color="auto"/>
          </w:divBdr>
        </w:div>
        <w:div w:id="960260119">
          <w:marLeft w:val="0"/>
          <w:marRight w:val="0"/>
          <w:marTop w:val="0"/>
          <w:marBottom w:val="0"/>
          <w:divBdr>
            <w:top w:val="none" w:sz="0" w:space="0" w:color="auto"/>
            <w:left w:val="none" w:sz="0" w:space="0" w:color="auto"/>
            <w:bottom w:val="none" w:sz="0" w:space="0" w:color="auto"/>
            <w:right w:val="none" w:sz="0" w:space="0" w:color="auto"/>
          </w:divBdr>
        </w:div>
        <w:div w:id="1910073889">
          <w:marLeft w:val="0"/>
          <w:marRight w:val="0"/>
          <w:marTop w:val="0"/>
          <w:marBottom w:val="0"/>
          <w:divBdr>
            <w:top w:val="none" w:sz="0" w:space="0" w:color="auto"/>
            <w:left w:val="none" w:sz="0" w:space="0" w:color="auto"/>
            <w:bottom w:val="none" w:sz="0" w:space="0" w:color="auto"/>
            <w:right w:val="none" w:sz="0" w:space="0" w:color="auto"/>
          </w:divBdr>
        </w:div>
        <w:div w:id="259029949">
          <w:marLeft w:val="0"/>
          <w:marRight w:val="0"/>
          <w:marTop w:val="0"/>
          <w:marBottom w:val="0"/>
          <w:divBdr>
            <w:top w:val="none" w:sz="0" w:space="0" w:color="auto"/>
            <w:left w:val="none" w:sz="0" w:space="0" w:color="auto"/>
            <w:bottom w:val="none" w:sz="0" w:space="0" w:color="auto"/>
            <w:right w:val="none" w:sz="0" w:space="0" w:color="auto"/>
          </w:divBdr>
        </w:div>
        <w:div w:id="897789280">
          <w:marLeft w:val="0"/>
          <w:marRight w:val="0"/>
          <w:marTop w:val="0"/>
          <w:marBottom w:val="0"/>
          <w:divBdr>
            <w:top w:val="none" w:sz="0" w:space="0" w:color="auto"/>
            <w:left w:val="none" w:sz="0" w:space="0" w:color="auto"/>
            <w:bottom w:val="none" w:sz="0" w:space="0" w:color="auto"/>
            <w:right w:val="none" w:sz="0" w:space="0" w:color="auto"/>
          </w:divBdr>
        </w:div>
      </w:divsChild>
    </w:div>
    <w:div w:id="1297645277">
      <w:bodyDiv w:val="1"/>
      <w:marLeft w:val="0"/>
      <w:marRight w:val="0"/>
      <w:marTop w:val="0"/>
      <w:marBottom w:val="0"/>
      <w:divBdr>
        <w:top w:val="none" w:sz="0" w:space="0" w:color="auto"/>
        <w:left w:val="none" w:sz="0" w:space="0" w:color="auto"/>
        <w:bottom w:val="none" w:sz="0" w:space="0" w:color="auto"/>
        <w:right w:val="none" w:sz="0" w:space="0" w:color="auto"/>
      </w:divBdr>
      <w:divsChild>
        <w:div w:id="162281492">
          <w:marLeft w:val="0"/>
          <w:marRight w:val="0"/>
          <w:marTop w:val="0"/>
          <w:marBottom w:val="0"/>
          <w:divBdr>
            <w:top w:val="none" w:sz="0" w:space="0" w:color="auto"/>
            <w:left w:val="none" w:sz="0" w:space="0" w:color="auto"/>
            <w:bottom w:val="none" w:sz="0" w:space="0" w:color="auto"/>
            <w:right w:val="none" w:sz="0" w:space="0" w:color="auto"/>
          </w:divBdr>
        </w:div>
        <w:div w:id="2015719325">
          <w:marLeft w:val="0"/>
          <w:marRight w:val="0"/>
          <w:marTop w:val="0"/>
          <w:marBottom w:val="0"/>
          <w:divBdr>
            <w:top w:val="none" w:sz="0" w:space="0" w:color="auto"/>
            <w:left w:val="none" w:sz="0" w:space="0" w:color="auto"/>
            <w:bottom w:val="none" w:sz="0" w:space="0" w:color="auto"/>
            <w:right w:val="none" w:sz="0" w:space="0" w:color="auto"/>
          </w:divBdr>
        </w:div>
        <w:div w:id="278807290">
          <w:marLeft w:val="0"/>
          <w:marRight w:val="0"/>
          <w:marTop w:val="0"/>
          <w:marBottom w:val="0"/>
          <w:divBdr>
            <w:top w:val="none" w:sz="0" w:space="0" w:color="auto"/>
            <w:left w:val="none" w:sz="0" w:space="0" w:color="auto"/>
            <w:bottom w:val="none" w:sz="0" w:space="0" w:color="auto"/>
            <w:right w:val="none" w:sz="0" w:space="0" w:color="auto"/>
          </w:divBdr>
        </w:div>
        <w:div w:id="98262998">
          <w:marLeft w:val="0"/>
          <w:marRight w:val="0"/>
          <w:marTop w:val="0"/>
          <w:marBottom w:val="0"/>
          <w:divBdr>
            <w:top w:val="none" w:sz="0" w:space="0" w:color="auto"/>
            <w:left w:val="none" w:sz="0" w:space="0" w:color="auto"/>
            <w:bottom w:val="none" w:sz="0" w:space="0" w:color="auto"/>
            <w:right w:val="none" w:sz="0" w:space="0" w:color="auto"/>
          </w:divBdr>
          <w:divsChild>
            <w:div w:id="2028293743">
              <w:marLeft w:val="0"/>
              <w:marRight w:val="0"/>
              <w:marTop w:val="0"/>
              <w:marBottom w:val="0"/>
              <w:divBdr>
                <w:top w:val="none" w:sz="0" w:space="0" w:color="auto"/>
                <w:left w:val="none" w:sz="0" w:space="0" w:color="auto"/>
                <w:bottom w:val="none" w:sz="0" w:space="0" w:color="auto"/>
                <w:right w:val="none" w:sz="0" w:space="0" w:color="auto"/>
              </w:divBdr>
              <w:divsChild>
                <w:div w:id="790394561">
                  <w:marLeft w:val="0"/>
                  <w:marRight w:val="0"/>
                  <w:marTop w:val="0"/>
                  <w:marBottom w:val="0"/>
                  <w:divBdr>
                    <w:top w:val="none" w:sz="0" w:space="0" w:color="auto"/>
                    <w:left w:val="none" w:sz="0" w:space="0" w:color="auto"/>
                    <w:bottom w:val="none" w:sz="0" w:space="0" w:color="auto"/>
                    <w:right w:val="none" w:sz="0" w:space="0" w:color="auto"/>
                  </w:divBdr>
                  <w:divsChild>
                    <w:div w:id="1772359382">
                      <w:marLeft w:val="0"/>
                      <w:marRight w:val="0"/>
                      <w:marTop w:val="0"/>
                      <w:marBottom w:val="0"/>
                      <w:divBdr>
                        <w:top w:val="none" w:sz="0" w:space="0" w:color="auto"/>
                        <w:left w:val="none" w:sz="0" w:space="0" w:color="auto"/>
                        <w:bottom w:val="none" w:sz="0" w:space="0" w:color="auto"/>
                        <w:right w:val="none" w:sz="0" w:space="0" w:color="auto"/>
                      </w:divBdr>
                      <w:divsChild>
                        <w:div w:id="1250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95028">
          <w:marLeft w:val="0"/>
          <w:marRight w:val="0"/>
          <w:marTop w:val="0"/>
          <w:marBottom w:val="0"/>
          <w:divBdr>
            <w:top w:val="none" w:sz="0" w:space="0" w:color="auto"/>
            <w:left w:val="none" w:sz="0" w:space="0" w:color="auto"/>
            <w:bottom w:val="none" w:sz="0" w:space="0" w:color="auto"/>
            <w:right w:val="none" w:sz="0" w:space="0" w:color="auto"/>
          </w:divBdr>
        </w:div>
        <w:div w:id="1520505878">
          <w:marLeft w:val="0"/>
          <w:marRight w:val="0"/>
          <w:marTop w:val="0"/>
          <w:marBottom w:val="0"/>
          <w:divBdr>
            <w:top w:val="none" w:sz="0" w:space="0" w:color="auto"/>
            <w:left w:val="none" w:sz="0" w:space="0" w:color="auto"/>
            <w:bottom w:val="none" w:sz="0" w:space="0" w:color="auto"/>
            <w:right w:val="none" w:sz="0" w:space="0" w:color="auto"/>
          </w:divBdr>
        </w:div>
        <w:div w:id="714082771">
          <w:marLeft w:val="0"/>
          <w:marRight w:val="0"/>
          <w:marTop w:val="0"/>
          <w:marBottom w:val="0"/>
          <w:divBdr>
            <w:top w:val="none" w:sz="0" w:space="0" w:color="auto"/>
            <w:left w:val="none" w:sz="0" w:space="0" w:color="auto"/>
            <w:bottom w:val="none" w:sz="0" w:space="0" w:color="auto"/>
            <w:right w:val="none" w:sz="0" w:space="0" w:color="auto"/>
          </w:divBdr>
        </w:div>
        <w:div w:id="955605270">
          <w:marLeft w:val="0"/>
          <w:marRight w:val="0"/>
          <w:marTop w:val="0"/>
          <w:marBottom w:val="0"/>
          <w:divBdr>
            <w:top w:val="none" w:sz="0" w:space="0" w:color="auto"/>
            <w:left w:val="none" w:sz="0" w:space="0" w:color="auto"/>
            <w:bottom w:val="none" w:sz="0" w:space="0" w:color="auto"/>
            <w:right w:val="none" w:sz="0" w:space="0" w:color="auto"/>
          </w:divBdr>
          <w:divsChild>
            <w:div w:id="1382896944">
              <w:marLeft w:val="0"/>
              <w:marRight w:val="0"/>
              <w:marTop w:val="0"/>
              <w:marBottom w:val="0"/>
              <w:divBdr>
                <w:top w:val="none" w:sz="0" w:space="0" w:color="auto"/>
                <w:left w:val="none" w:sz="0" w:space="0" w:color="auto"/>
                <w:bottom w:val="none" w:sz="0" w:space="0" w:color="auto"/>
                <w:right w:val="none" w:sz="0" w:space="0" w:color="auto"/>
              </w:divBdr>
              <w:divsChild>
                <w:div w:id="1469667283">
                  <w:marLeft w:val="0"/>
                  <w:marRight w:val="0"/>
                  <w:marTop w:val="0"/>
                  <w:marBottom w:val="0"/>
                  <w:divBdr>
                    <w:top w:val="none" w:sz="0" w:space="0" w:color="auto"/>
                    <w:left w:val="none" w:sz="0" w:space="0" w:color="auto"/>
                    <w:bottom w:val="none" w:sz="0" w:space="0" w:color="auto"/>
                    <w:right w:val="none" w:sz="0" w:space="0" w:color="auto"/>
                  </w:divBdr>
                  <w:divsChild>
                    <w:div w:id="1019427343">
                      <w:marLeft w:val="0"/>
                      <w:marRight w:val="0"/>
                      <w:marTop w:val="0"/>
                      <w:marBottom w:val="0"/>
                      <w:divBdr>
                        <w:top w:val="none" w:sz="0" w:space="0" w:color="auto"/>
                        <w:left w:val="none" w:sz="0" w:space="0" w:color="auto"/>
                        <w:bottom w:val="none" w:sz="0" w:space="0" w:color="auto"/>
                        <w:right w:val="none" w:sz="0" w:space="0" w:color="auto"/>
                      </w:divBdr>
                      <w:divsChild>
                        <w:div w:id="167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97458">
          <w:marLeft w:val="0"/>
          <w:marRight w:val="0"/>
          <w:marTop w:val="0"/>
          <w:marBottom w:val="0"/>
          <w:divBdr>
            <w:top w:val="none" w:sz="0" w:space="0" w:color="auto"/>
            <w:left w:val="none" w:sz="0" w:space="0" w:color="auto"/>
            <w:bottom w:val="none" w:sz="0" w:space="0" w:color="auto"/>
            <w:right w:val="none" w:sz="0" w:space="0" w:color="auto"/>
          </w:divBdr>
        </w:div>
        <w:div w:id="221714681">
          <w:marLeft w:val="0"/>
          <w:marRight w:val="0"/>
          <w:marTop w:val="0"/>
          <w:marBottom w:val="0"/>
          <w:divBdr>
            <w:top w:val="none" w:sz="0" w:space="0" w:color="auto"/>
            <w:left w:val="none" w:sz="0" w:space="0" w:color="auto"/>
            <w:bottom w:val="none" w:sz="0" w:space="0" w:color="auto"/>
            <w:right w:val="none" w:sz="0" w:space="0" w:color="auto"/>
          </w:divBdr>
        </w:div>
        <w:div w:id="1044986601">
          <w:marLeft w:val="0"/>
          <w:marRight w:val="0"/>
          <w:marTop w:val="0"/>
          <w:marBottom w:val="0"/>
          <w:divBdr>
            <w:top w:val="none" w:sz="0" w:space="0" w:color="auto"/>
            <w:left w:val="none" w:sz="0" w:space="0" w:color="auto"/>
            <w:bottom w:val="none" w:sz="0" w:space="0" w:color="auto"/>
            <w:right w:val="none" w:sz="0" w:space="0" w:color="auto"/>
          </w:divBdr>
          <w:divsChild>
            <w:div w:id="889725022">
              <w:marLeft w:val="0"/>
              <w:marRight w:val="0"/>
              <w:marTop w:val="0"/>
              <w:marBottom w:val="0"/>
              <w:divBdr>
                <w:top w:val="none" w:sz="0" w:space="0" w:color="auto"/>
                <w:left w:val="none" w:sz="0" w:space="0" w:color="auto"/>
                <w:bottom w:val="none" w:sz="0" w:space="0" w:color="auto"/>
                <w:right w:val="none" w:sz="0" w:space="0" w:color="auto"/>
              </w:divBdr>
              <w:divsChild>
                <w:div w:id="1055658457">
                  <w:marLeft w:val="0"/>
                  <w:marRight w:val="0"/>
                  <w:marTop w:val="0"/>
                  <w:marBottom w:val="0"/>
                  <w:divBdr>
                    <w:top w:val="none" w:sz="0" w:space="0" w:color="auto"/>
                    <w:left w:val="none" w:sz="0" w:space="0" w:color="auto"/>
                    <w:bottom w:val="none" w:sz="0" w:space="0" w:color="auto"/>
                    <w:right w:val="none" w:sz="0" w:space="0" w:color="auto"/>
                  </w:divBdr>
                  <w:divsChild>
                    <w:div w:id="2070758770">
                      <w:marLeft w:val="0"/>
                      <w:marRight w:val="0"/>
                      <w:marTop w:val="0"/>
                      <w:marBottom w:val="0"/>
                      <w:divBdr>
                        <w:top w:val="none" w:sz="0" w:space="0" w:color="auto"/>
                        <w:left w:val="none" w:sz="0" w:space="0" w:color="auto"/>
                        <w:bottom w:val="none" w:sz="0" w:space="0" w:color="auto"/>
                        <w:right w:val="none" w:sz="0" w:space="0" w:color="auto"/>
                      </w:divBdr>
                      <w:divsChild>
                        <w:div w:id="313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859">
          <w:marLeft w:val="0"/>
          <w:marRight w:val="0"/>
          <w:marTop w:val="0"/>
          <w:marBottom w:val="0"/>
          <w:divBdr>
            <w:top w:val="none" w:sz="0" w:space="0" w:color="auto"/>
            <w:left w:val="none" w:sz="0" w:space="0" w:color="auto"/>
            <w:bottom w:val="none" w:sz="0" w:space="0" w:color="auto"/>
            <w:right w:val="none" w:sz="0" w:space="0" w:color="auto"/>
          </w:divBdr>
        </w:div>
        <w:div w:id="1942452908">
          <w:marLeft w:val="0"/>
          <w:marRight w:val="0"/>
          <w:marTop w:val="0"/>
          <w:marBottom w:val="0"/>
          <w:divBdr>
            <w:top w:val="none" w:sz="0" w:space="0" w:color="auto"/>
            <w:left w:val="none" w:sz="0" w:space="0" w:color="auto"/>
            <w:bottom w:val="none" w:sz="0" w:space="0" w:color="auto"/>
            <w:right w:val="none" w:sz="0" w:space="0" w:color="auto"/>
          </w:divBdr>
        </w:div>
        <w:div w:id="1308588493">
          <w:marLeft w:val="0"/>
          <w:marRight w:val="0"/>
          <w:marTop w:val="0"/>
          <w:marBottom w:val="0"/>
          <w:divBdr>
            <w:top w:val="none" w:sz="0" w:space="0" w:color="auto"/>
            <w:left w:val="none" w:sz="0" w:space="0" w:color="auto"/>
            <w:bottom w:val="none" w:sz="0" w:space="0" w:color="auto"/>
            <w:right w:val="none" w:sz="0" w:space="0" w:color="auto"/>
          </w:divBdr>
        </w:div>
        <w:div w:id="1281840342">
          <w:marLeft w:val="0"/>
          <w:marRight w:val="0"/>
          <w:marTop w:val="0"/>
          <w:marBottom w:val="0"/>
          <w:divBdr>
            <w:top w:val="none" w:sz="0" w:space="0" w:color="auto"/>
            <w:left w:val="none" w:sz="0" w:space="0" w:color="auto"/>
            <w:bottom w:val="none" w:sz="0" w:space="0" w:color="auto"/>
            <w:right w:val="none" w:sz="0" w:space="0" w:color="auto"/>
          </w:divBdr>
        </w:div>
        <w:div w:id="972370595">
          <w:marLeft w:val="0"/>
          <w:marRight w:val="0"/>
          <w:marTop w:val="0"/>
          <w:marBottom w:val="0"/>
          <w:divBdr>
            <w:top w:val="none" w:sz="0" w:space="0" w:color="auto"/>
            <w:left w:val="none" w:sz="0" w:space="0" w:color="auto"/>
            <w:bottom w:val="none" w:sz="0" w:space="0" w:color="auto"/>
            <w:right w:val="none" w:sz="0" w:space="0" w:color="auto"/>
          </w:divBdr>
        </w:div>
        <w:div w:id="580795108">
          <w:marLeft w:val="0"/>
          <w:marRight w:val="0"/>
          <w:marTop w:val="0"/>
          <w:marBottom w:val="0"/>
          <w:divBdr>
            <w:top w:val="none" w:sz="0" w:space="0" w:color="auto"/>
            <w:left w:val="none" w:sz="0" w:space="0" w:color="auto"/>
            <w:bottom w:val="none" w:sz="0" w:space="0" w:color="auto"/>
            <w:right w:val="none" w:sz="0" w:space="0" w:color="auto"/>
          </w:divBdr>
        </w:div>
      </w:divsChild>
    </w:div>
    <w:div w:id="1681657821">
      <w:bodyDiv w:val="1"/>
      <w:marLeft w:val="0"/>
      <w:marRight w:val="0"/>
      <w:marTop w:val="0"/>
      <w:marBottom w:val="0"/>
      <w:divBdr>
        <w:top w:val="none" w:sz="0" w:space="0" w:color="auto"/>
        <w:left w:val="none" w:sz="0" w:space="0" w:color="auto"/>
        <w:bottom w:val="none" w:sz="0" w:space="0" w:color="auto"/>
        <w:right w:val="none" w:sz="0" w:space="0" w:color="auto"/>
      </w:divBdr>
      <w:divsChild>
        <w:div w:id="1113982090">
          <w:marLeft w:val="0"/>
          <w:marRight w:val="0"/>
          <w:marTop w:val="0"/>
          <w:marBottom w:val="0"/>
          <w:divBdr>
            <w:top w:val="none" w:sz="0" w:space="0" w:color="auto"/>
            <w:left w:val="none" w:sz="0" w:space="0" w:color="auto"/>
            <w:bottom w:val="none" w:sz="0" w:space="0" w:color="auto"/>
            <w:right w:val="none" w:sz="0" w:space="0" w:color="auto"/>
          </w:divBdr>
        </w:div>
        <w:div w:id="839127109">
          <w:marLeft w:val="0"/>
          <w:marRight w:val="0"/>
          <w:marTop w:val="0"/>
          <w:marBottom w:val="0"/>
          <w:divBdr>
            <w:top w:val="none" w:sz="0" w:space="0" w:color="auto"/>
            <w:left w:val="none" w:sz="0" w:space="0" w:color="auto"/>
            <w:bottom w:val="none" w:sz="0" w:space="0" w:color="auto"/>
            <w:right w:val="none" w:sz="0" w:space="0" w:color="auto"/>
          </w:divBdr>
        </w:div>
        <w:div w:id="1566602065">
          <w:marLeft w:val="0"/>
          <w:marRight w:val="0"/>
          <w:marTop w:val="0"/>
          <w:marBottom w:val="0"/>
          <w:divBdr>
            <w:top w:val="none" w:sz="0" w:space="0" w:color="auto"/>
            <w:left w:val="none" w:sz="0" w:space="0" w:color="auto"/>
            <w:bottom w:val="none" w:sz="0" w:space="0" w:color="auto"/>
            <w:right w:val="none" w:sz="0" w:space="0" w:color="auto"/>
          </w:divBdr>
          <w:divsChild>
            <w:div w:id="107505210">
              <w:marLeft w:val="0"/>
              <w:marRight w:val="0"/>
              <w:marTop w:val="0"/>
              <w:marBottom w:val="0"/>
              <w:divBdr>
                <w:top w:val="none" w:sz="0" w:space="0" w:color="auto"/>
                <w:left w:val="none" w:sz="0" w:space="0" w:color="auto"/>
                <w:bottom w:val="none" w:sz="0" w:space="0" w:color="auto"/>
                <w:right w:val="none" w:sz="0" w:space="0" w:color="auto"/>
              </w:divBdr>
              <w:divsChild>
                <w:div w:id="1485123280">
                  <w:marLeft w:val="0"/>
                  <w:marRight w:val="0"/>
                  <w:marTop w:val="0"/>
                  <w:marBottom w:val="0"/>
                  <w:divBdr>
                    <w:top w:val="none" w:sz="0" w:space="0" w:color="auto"/>
                    <w:left w:val="none" w:sz="0" w:space="0" w:color="auto"/>
                    <w:bottom w:val="none" w:sz="0" w:space="0" w:color="auto"/>
                    <w:right w:val="none" w:sz="0" w:space="0" w:color="auto"/>
                  </w:divBdr>
                  <w:divsChild>
                    <w:div w:id="268050647">
                      <w:marLeft w:val="0"/>
                      <w:marRight w:val="0"/>
                      <w:marTop w:val="0"/>
                      <w:marBottom w:val="0"/>
                      <w:divBdr>
                        <w:top w:val="none" w:sz="0" w:space="0" w:color="auto"/>
                        <w:left w:val="none" w:sz="0" w:space="0" w:color="auto"/>
                        <w:bottom w:val="none" w:sz="0" w:space="0" w:color="auto"/>
                        <w:right w:val="none" w:sz="0" w:space="0" w:color="auto"/>
                      </w:divBdr>
                      <w:divsChild>
                        <w:div w:id="10252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29917">
          <w:marLeft w:val="0"/>
          <w:marRight w:val="0"/>
          <w:marTop w:val="0"/>
          <w:marBottom w:val="0"/>
          <w:divBdr>
            <w:top w:val="none" w:sz="0" w:space="0" w:color="auto"/>
            <w:left w:val="none" w:sz="0" w:space="0" w:color="auto"/>
            <w:bottom w:val="none" w:sz="0" w:space="0" w:color="auto"/>
            <w:right w:val="none" w:sz="0" w:space="0" w:color="auto"/>
          </w:divBdr>
        </w:div>
        <w:div w:id="105076138">
          <w:marLeft w:val="0"/>
          <w:marRight w:val="0"/>
          <w:marTop w:val="0"/>
          <w:marBottom w:val="0"/>
          <w:divBdr>
            <w:top w:val="none" w:sz="0" w:space="0" w:color="auto"/>
            <w:left w:val="none" w:sz="0" w:space="0" w:color="auto"/>
            <w:bottom w:val="none" w:sz="0" w:space="0" w:color="auto"/>
            <w:right w:val="none" w:sz="0" w:space="0" w:color="auto"/>
          </w:divBdr>
        </w:div>
        <w:div w:id="1855148876">
          <w:marLeft w:val="0"/>
          <w:marRight w:val="0"/>
          <w:marTop w:val="0"/>
          <w:marBottom w:val="0"/>
          <w:divBdr>
            <w:top w:val="none" w:sz="0" w:space="0" w:color="auto"/>
            <w:left w:val="none" w:sz="0" w:space="0" w:color="auto"/>
            <w:bottom w:val="none" w:sz="0" w:space="0" w:color="auto"/>
            <w:right w:val="none" w:sz="0" w:space="0" w:color="auto"/>
          </w:divBdr>
        </w:div>
        <w:div w:id="476606572">
          <w:marLeft w:val="0"/>
          <w:marRight w:val="0"/>
          <w:marTop w:val="0"/>
          <w:marBottom w:val="0"/>
          <w:divBdr>
            <w:top w:val="none" w:sz="0" w:space="0" w:color="auto"/>
            <w:left w:val="none" w:sz="0" w:space="0" w:color="auto"/>
            <w:bottom w:val="none" w:sz="0" w:space="0" w:color="auto"/>
            <w:right w:val="none" w:sz="0" w:space="0" w:color="auto"/>
          </w:divBdr>
        </w:div>
        <w:div w:id="299532077">
          <w:marLeft w:val="0"/>
          <w:marRight w:val="0"/>
          <w:marTop w:val="0"/>
          <w:marBottom w:val="0"/>
          <w:divBdr>
            <w:top w:val="none" w:sz="0" w:space="0" w:color="auto"/>
            <w:left w:val="none" w:sz="0" w:space="0" w:color="auto"/>
            <w:bottom w:val="none" w:sz="0" w:space="0" w:color="auto"/>
            <w:right w:val="none" w:sz="0" w:space="0" w:color="auto"/>
          </w:divBdr>
        </w:div>
        <w:div w:id="1688478748">
          <w:marLeft w:val="0"/>
          <w:marRight w:val="0"/>
          <w:marTop w:val="0"/>
          <w:marBottom w:val="0"/>
          <w:divBdr>
            <w:top w:val="none" w:sz="0" w:space="0" w:color="auto"/>
            <w:left w:val="none" w:sz="0" w:space="0" w:color="auto"/>
            <w:bottom w:val="none" w:sz="0" w:space="0" w:color="auto"/>
            <w:right w:val="none" w:sz="0" w:space="0" w:color="auto"/>
          </w:divBdr>
        </w:div>
        <w:div w:id="1543127349">
          <w:marLeft w:val="0"/>
          <w:marRight w:val="0"/>
          <w:marTop w:val="0"/>
          <w:marBottom w:val="0"/>
          <w:divBdr>
            <w:top w:val="none" w:sz="0" w:space="0" w:color="auto"/>
            <w:left w:val="none" w:sz="0" w:space="0" w:color="auto"/>
            <w:bottom w:val="none" w:sz="0" w:space="0" w:color="auto"/>
            <w:right w:val="none" w:sz="0" w:space="0" w:color="auto"/>
          </w:divBdr>
        </w:div>
        <w:div w:id="1253977634">
          <w:marLeft w:val="0"/>
          <w:marRight w:val="0"/>
          <w:marTop w:val="0"/>
          <w:marBottom w:val="0"/>
          <w:divBdr>
            <w:top w:val="none" w:sz="0" w:space="0" w:color="auto"/>
            <w:left w:val="none" w:sz="0" w:space="0" w:color="auto"/>
            <w:bottom w:val="none" w:sz="0" w:space="0" w:color="auto"/>
            <w:right w:val="none" w:sz="0" w:space="0" w:color="auto"/>
          </w:divBdr>
          <w:divsChild>
            <w:div w:id="1417169850">
              <w:marLeft w:val="0"/>
              <w:marRight w:val="0"/>
              <w:marTop w:val="0"/>
              <w:marBottom w:val="0"/>
              <w:divBdr>
                <w:top w:val="none" w:sz="0" w:space="0" w:color="auto"/>
                <w:left w:val="none" w:sz="0" w:space="0" w:color="auto"/>
                <w:bottom w:val="none" w:sz="0" w:space="0" w:color="auto"/>
                <w:right w:val="none" w:sz="0" w:space="0" w:color="auto"/>
              </w:divBdr>
              <w:divsChild>
                <w:div w:id="1778869794">
                  <w:marLeft w:val="0"/>
                  <w:marRight w:val="0"/>
                  <w:marTop w:val="0"/>
                  <w:marBottom w:val="0"/>
                  <w:divBdr>
                    <w:top w:val="none" w:sz="0" w:space="0" w:color="auto"/>
                    <w:left w:val="none" w:sz="0" w:space="0" w:color="auto"/>
                    <w:bottom w:val="none" w:sz="0" w:space="0" w:color="auto"/>
                    <w:right w:val="none" w:sz="0" w:space="0" w:color="auto"/>
                  </w:divBdr>
                  <w:divsChild>
                    <w:div w:id="1363048279">
                      <w:marLeft w:val="0"/>
                      <w:marRight w:val="0"/>
                      <w:marTop w:val="0"/>
                      <w:marBottom w:val="0"/>
                      <w:divBdr>
                        <w:top w:val="none" w:sz="0" w:space="0" w:color="auto"/>
                        <w:left w:val="none" w:sz="0" w:space="0" w:color="auto"/>
                        <w:bottom w:val="none" w:sz="0" w:space="0" w:color="auto"/>
                        <w:right w:val="none" w:sz="0" w:space="0" w:color="auto"/>
                      </w:divBdr>
                      <w:divsChild>
                        <w:div w:id="8826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02196">
          <w:marLeft w:val="0"/>
          <w:marRight w:val="0"/>
          <w:marTop w:val="0"/>
          <w:marBottom w:val="0"/>
          <w:divBdr>
            <w:top w:val="none" w:sz="0" w:space="0" w:color="auto"/>
            <w:left w:val="none" w:sz="0" w:space="0" w:color="auto"/>
            <w:bottom w:val="none" w:sz="0" w:space="0" w:color="auto"/>
            <w:right w:val="none" w:sz="0" w:space="0" w:color="auto"/>
          </w:divBdr>
        </w:div>
        <w:div w:id="587232174">
          <w:marLeft w:val="0"/>
          <w:marRight w:val="0"/>
          <w:marTop w:val="0"/>
          <w:marBottom w:val="0"/>
          <w:divBdr>
            <w:top w:val="none" w:sz="0" w:space="0" w:color="auto"/>
            <w:left w:val="none" w:sz="0" w:space="0" w:color="auto"/>
            <w:bottom w:val="none" w:sz="0" w:space="0" w:color="auto"/>
            <w:right w:val="none" w:sz="0" w:space="0" w:color="auto"/>
          </w:divBdr>
        </w:div>
        <w:div w:id="2095778684">
          <w:marLeft w:val="0"/>
          <w:marRight w:val="0"/>
          <w:marTop w:val="0"/>
          <w:marBottom w:val="0"/>
          <w:divBdr>
            <w:top w:val="none" w:sz="0" w:space="0" w:color="auto"/>
            <w:left w:val="none" w:sz="0" w:space="0" w:color="auto"/>
            <w:bottom w:val="none" w:sz="0" w:space="0" w:color="auto"/>
            <w:right w:val="none" w:sz="0" w:space="0" w:color="auto"/>
          </w:divBdr>
        </w:div>
        <w:div w:id="353120188">
          <w:marLeft w:val="0"/>
          <w:marRight w:val="0"/>
          <w:marTop w:val="0"/>
          <w:marBottom w:val="0"/>
          <w:divBdr>
            <w:top w:val="none" w:sz="0" w:space="0" w:color="auto"/>
            <w:left w:val="none" w:sz="0" w:space="0" w:color="auto"/>
            <w:bottom w:val="none" w:sz="0" w:space="0" w:color="auto"/>
            <w:right w:val="none" w:sz="0" w:space="0" w:color="auto"/>
          </w:divBdr>
          <w:divsChild>
            <w:div w:id="2092896401">
              <w:marLeft w:val="0"/>
              <w:marRight w:val="0"/>
              <w:marTop w:val="0"/>
              <w:marBottom w:val="0"/>
              <w:divBdr>
                <w:top w:val="none" w:sz="0" w:space="0" w:color="auto"/>
                <w:left w:val="none" w:sz="0" w:space="0" w:color="auto"/>
                <w:bottom w:val="none" w:sz="0" w:space="0" w:color="auto"/>
                <w:right w:val="none" w:sz="0" w:space="0" w:color="auto"/>
              </w:divBdr>
              <w:divsChild>
                <w:div w:id="964846919">
                  <w:marLeft w:val="0"/>
                  <w:marRight w:val="0"/>
                  <w:marTop w:val="0"/>
                  <w:marBottom w:val="0"/>
                  <w:divBdr>
                    <w:top w:val="none" w:sz="0" w:space="0" w:color="auto"/>
                    <w:left w:val="none" w:sz="0" w:space="0" w:color="auto"/>
                    <w:bottom w:val="none" w:sz="0" w:space="0" w:color="auto"/>
                    <w:right w:val="none" w:sz="0" w:space="0" w:color="auto"/>
                  </w:divBdr>
                  <w:divsChild>
                    <w:div w:id="506023499">
                      <w:marLeft w:val="0"/>
                      <w:marRight w:val="0"/>
                      <w:marTop w:val="0"/>
                      <w:marBottom w:val="0"/>
                      <w:divBdr>
                        <w:top w:val="none" w:sz="0" w:space="0" w:color="auto"/>
                        <w:left w:val="none" w:sz="0" w:space="0" w:color="auto"/>
                        <w:bottom w:val="none" w:sz="0" w:space="0" w:color="auto"/>
                        <w:right w:val="none" w:sz="0" w:space="0" w:color="auto"/>
                      </w:divBdr>
                      <w:divsChild>
                        <w:div w:id="3141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5095">
          <w:marLeft w:val="0"/>
          <w:marRight w:val="0"/>
          <w:marTop w:val="0"/>
          <w:marBottom w:val="0"/>
          <w:divBdr>
            <w:top w:val="none" w:sz="0" w:space="0" w:color="auto"/>
            <w:left w:val="none" w:sz="0" w:space="0" w:color="auto"/>
            <w:bottom w:val="none" w:sz="0" w:space="0" w:color="auto"/>
            <w:right w:val="none" w:sz="0" w:space="0" w:color="auto"/>
          </w:divBdr>
        </w:div>
        <w:div w:id="1061170106">
          <w:marLeft w:val="0"/>
          <w:marRight w:val="0"/>
          <w:marTop w:val="0"/>
          <w:marBottom w:val="0"/>
          <w:divBdr>
            <w:top w:val="none" w:sz="0" w:space="0" w:color="auto"/>
            <w:left w:val="none" w:sz="0" w:space="0" w:color="auto"/>
            <w:bottom w:val="none" w:sz="0" w:space="0" w:color="auto"/>
            <w:right w:val="none" w:sz="0" w:space="0" w:color="auto"/>
          </w:divBdr>
        </w:div>
        <w:div w:id="638346486">
          <w:marLeft w:val="0"/>
          <w:marRight w:val="0"/>
          <w:marTop w:val="0"/>
          <w:marBottom w:val="0"/>
          <w:divBdr>
            <w:top w:val="none" w:sz="0" w:space="0" w:color="auto"/>
            <w:left w:val="none" w:sz="0" w:space="0" w:color="auto"/>
            <w:bottom w:val="none" w:sz="0" w:space="0" w:color="auto"/>
            <w:right w:val="none" w:sz="0" w:space="0" w:color="auto"/>
          </w:divBdr>
        </w:div>
        <w:div w:id="1495953405">
          <w:marLeft w:val="0"/>
          <w:marRight w:val="0"/>
          <w:marTop w:val="0"/>
          <w:marBottom w:val="0"/>
          <w:divBdr>
            <w:top w:val="none" w:sz="0" w:space="0" w:color="auto"/>
            <w:left w:val="none" w:sz="0" w:space="0" w:color="auto"/>
            <w:bottom w:val="none" w:sz="0" w:space="0" w:color="auto"/>
            <w:right w:val="none" w:sz="0" w:space="0" w:color="auto"/>
          </w:divBdr>
        </w:div>
      </w:divsChild>
    </w:div>
    <w:div w:id="1792280499">
      <w:bodyDiv w:val="1"/>
      <w:marLeft w:val="0"/>
      <w:marRight w:val="0"/>
      <w:marTop w:val="0"/>
      <w:marBottom w:val="0"/>
      <w:divBdr>
        <w:top w:val="none" w:sz="0" w:space="0" w:color="auto"/>
        <w:left w:val="none" w:sz="0" w:space="0" w:color="auto"/>
        <w:bottom w:val="none" w:sz="0" w:space="0" w:color="auto"/>
        <w:right w:val="none" w:sz="0" w:space="0" w:color="auto"/>
      </w:divBdr>
      <w:divsChild>
        <w:div w:id="364646776">
          <w:marLeft w:val="0"/>
          <w:marRight w:val="0"/>
          <w:marTop w:val="0"/>
          <w:marBottom w:val="0"/>
          <w:divBdr>
            <w:top w:val="none" w:sz="0" w:space="0" w:color="auto"/>
            <w:left w:val="none" w:sz="0" w:space="0" w:color="auto"/>
            <w:bottom w:val="none" w:sz="0" w:space="0" w:color="auto"/>
            <w:right w:val="none" w:sz="0" w:space="0" w:color="auto"/>
          </w:divBdr>
        </w:div>
        <w:div w:id="904222122">
          <w:marLeft w:val="0"/>
          <w:marRight w:val="0"/>
          <w:marTop w:val="0"/>
          <w:marBottom w:val="0"/>
          <w:divBdr>
            <w:top w:val="none" w:sz="0" w:space="0" w:color="auto"/>
            <w:left w:val="none" w:sz="0" w:space="0" w:color="auto"/>
            <w:bottom w:val="none" w:sz="0" w:space="0" w:color="auto"/>
            <w:right w:val="none" w:sz="0" w:space="0" w:color="auto"/>
          </w:divBdr>
        </w:div>
        <w:div w:id="1846285944">
          <w:marLeft w:val="0"/>
          <w:marRight w:val="0"/>
          <w:marTop w:val="0"/>
          <w:marBottom w:val="0"/>
          <w:divBdr>
            <w:top w:val="none" w:sz="0" w:space="0" w:color="auto"/>
            <w:left w:val="none" w:sz="0" w:space="0" w:color="auto"/>
            <w:bottom w:val="none" w:sz="0" w:space="0" w:color="auto"/>
            <w:right w:val="none" w:sz="0" w:space="0" w:color="auto"/>
          </w:divBdr>
        </w:div>
        <w:div w:id="839663464">
          <w:marLeft w:val="0"/>
          <w:marRight w:val="0"/>
          <w:marTop w:val="0"/>
          <w:marBottom w:val="0"/>
          <w:divBdr>
            <w:top w:val="none" w:sz="0" w:space="0" w:color="auto"/>
            <w:left w:val="none" w:sz="0" w:space="0" w:color="auto"/>
            <w:bottom w:val="none" w:sz="0" w:space="0" w:color="auto"/>
            <w:right w:val="none" w:sz="0" w:space="0" w:color="auto"/>
          </w:divBdr>
          <w:divsChild>
            <w:div w:id="712928658">
              <w:marLeft w:val="0"/>
              <w:marRight w:val="0"/>
              <w:marTop w:val="0"/>
              <w:marBottom w:val="0"/>
              <w:divBdr>
                <w:top w:val="none" w:sz="0" w:space="0" w:color="auto"/>
                <w:left w:val="none" w:sz="0" w:space="0" w:color="auto"/>
                <w:bottom w:val="none" w:sz="0" w:space="0" w:color="auto"/>
                <w:right w:val="none" w:sz="0" w:space="0" w:color="auto"/>
              </w:divBdr>
              <w:divsChild>
                <w:div w:id="1057971901">
                  <w:marLeft w:val="0"/>
                  <w:marRight w:val="0"/>
                  <w:marTop w:val="0"/>
                  <w:marBottom w:val="0"/>
                  <w:divBdr>
                    <w:top w:val="none" w:sz="0" w:space="0" w:color="auto"/>
                    <w:left w:val="none" w:sz="0" w:space="0" w:color="auto"/>
                    <w:bottom w:val="none" w:sz="0" w:space="0" w:color="auto"/>
                    <w:right w:val="none" w:sz="0" w:space="0" w:color="auto"/>
                  </w:divBdr>
                  <w:divsChild>
                    <w:div w:id="512837905">
                      <w:marLeft w:val="0"/>
                      <w:marRight w:val="0"/>
                      <w:marTop w:val="0"/>
                      <w:marBottom w:val="0"/>
                      <w:divBdr>
                        <w:top w:val="none" w:sz="0" w:space="0" w:color="auto"/>
                        <w:left w:val="none" w:sz="0" w:space="0" w:color="auto"/>
                        <w:bottom w:val="none" w:sz="0" w:space="0" w:color="auto"/>
                        <w:right w:val="none" w:sz="0" w:space="0" w:color="auto"/>
                      </w:divBdr>
                      <w:divsChild>
                        <w:div w:id="2488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0763">
          <w:marLeft w:val="0"/>
          <w:marRight w:val="0"/>
          <w:marTop w:val="0"/>
          <w:marBottom w:val="0"/>
          <w:divBdr>
            <w:top w:val="none" w:sz="0" w:space="0" w:color="auto"/>
            <w:left w:val="none" w:sz="0" w:space="0" w:color="auto"/>
            <w:bottom w:val="none" w:sz="0" w:space="0" w:color="auto"/>
            <w:right w:val="none" w:sz="0" w:space="0" w:color="auto"/>
          </w:divBdr>
        </w:div>
        <w:div w:id="2040859495">
          <w:marLeft w:val="0"/>
          <w:marRight w:val="0"/>
          <w:marTop w:val="0"/>
          <w:marBottom w:val="0"/>
          <w:divBdr>
            <w:top w:val="none" w:sz="0" w:space="0" w:color="auto"/>
            <w:left w:val="none" w:sz="0" w:space="0" w:color="auto"/>
            <w:bottom w:val="none" w:sz="0" w:space="0" w:color="auto"/>
            <w:right w:val="none" w:sz="0" w:space="0" w:color="auto"/>
          </w:divBdr>
        </w:div>
        <w:div w:id="1797986591">
          <w:marLeft w:val="0"/>
          <w:marRight w:val="0"/>
          <w:marTop w:val="0"/>
          <w:marBottom w:val="0"/>
          <w:divBdr>
            <w:top w:val="none" w:sz="0" w:space="0" w:color="auto"/>
            <w:left w:val="none" w:sz="0" w:space="0" w:color="auto"/>
            <w:bottom w:val="none" w:sz="0" w:space="0" w:color="auto"/>
            <w:right w:val="none" w:sz="0" w:space="0" w:color="auto"/>
          </w:divBdr>
        </w:div>
        <w:div w:id="1182671471">
          <w:marLeft w:val="0"/>
          <w:marRight w:val="0"/>
          <w:marTop w:val="0"/>
          <w:marBottom w:val="0"/>
          <w:divBdr>
            <w:top w:val="none" w:sz="0" w:space="0" w:color="auto"/>
            <w:left w:val="none" w:sz="0" w:space="0" w:color="auto"/>
            <w:bottom w:val="none" w:sz="0" w:space="0" w:color="auto"/>
            <w:right w:val="none" w:sz="0" w:space="0" w:color="auto"/>
          </w:divBdr>
        </w:div>
        <w:div w:id="2083210155">
          <w:marLeft w:val="0"/>
          <w:marRight w:val="0"/>
          <w:marTop w:val="0"/>
          <w:marBottom w:val="0"/>
          <w:divBdr>
            <w:top w:val="none" w:sz="0" w:space="0" w:color="auto"/>
            <w:left w:val="none" w:sz="0" w:space="0" w:color="auto"/>
            <w:bottom w:val="none" w:sz="0" w:space="0" w:color="auto"/>
            <w:right w:val="none" w:sz="0" w:space="0" w:color="auto"/>
          </w:divBdr>
          <w:divsChild>
            <w:div w:id="1870411229">
              <w:marLeft w:val="0"/>
              <w:marRight w:val="0"/>
              <w:marTop w:val="0"/>
              <w:marBottom w:val="0"/>
              <w:divBdr>
                <w:top w:val="none" w:sz="0" w:space="0" w:color="auto"/>
                <w:left w:val="none" w:sz="0" w:space="0" w:color="auto"/>
                <w:bottom w:val="none" w:sz="0" w:space="0" w:color="auto"/>
                <w:right w:val="none" w:sz="0" w:space="0" w:color="auto"/>
              </w:divBdr>
              <w:divsChild>
                <w:div w:id="142042455">
                  <w:marLeft w:val="0"/>
                  <w:marRight w:val="0"/>
                  <w:marTop w:val="0"/>
                  <w:marBottom w:val="0"/>
                  <w:divBdr>
                    <w:top w:val="none" w:sz="0" w:space="0" w:color="auto"/>
                    <w:left w:val="none" w:sz="0" w:space="0" w:color="auto"/>
                    <w:bottom w:val="none" w:sz="0" w:space="0" w:color="auto"/>
                    <w:right w:val="none" w:sz="0" w:space="0" w:color="auto"/>
                  </w:divBdr>
                  <w:divsChild>
                    <w:div w:id="1223757011">
                      <w:marLeft w:val="0"/>
                      <w:marRight w:val="0"/>
                      <w:marTop w:val="0"/>
                      <w:marBottom w:val="0"/>
                      <w:divBdr>
                        <w:top w:val="none" w:sz="0" w:space="0" w:color="auto"/>
                        <w:left w:val="none" w:sz="0" w:space="0" w:color="auto"/>
                        <w:bottom w:val="none" w:sz="0" w:space="0" w:color="auto"/>
                        <w:right w:val="none" w:sz="0" w:space="0" w:color="auto"/>
                      </w:divBdr>
                      <w:divsChild>
                        <w:div w:id="943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30147">
          <w:marLeft w:val="0"/>
          <w:marRight w:val="0"/>
          <w:marTop w:val="0"/>
          <w:marBottom w:val="0"/>
          <w:divBdr>
            <w:top w:val="none" w:sz="0" w:space="0" w:color="auto"/>
            <w:left w:val="none" w:sz="0" w:space="0" w:color="auto"/>
            <w:bottom w:val="none" w:sz="0" w:space="0" w:color="auto"/>
            <w:right w:val="none" w:sz="0" w:space="0" w:color="auto"/>
          </w:divBdr>
        </w:div>
        <w:div w:id="413012982">
          <w:marLeft w:val="0"/>
          <w:marRight w:val="0"/>
          <w:marTop w:val="0"/>
          <w:marBottom w:val="0"/>
          <w:divBdr>
            <w:top w:val="none" w:sz="0" w:space="0" w:color="auto"/>
            <w:left w:val="none" w:sz="0" w:space="0" w:color="auto"/>
            <w:bottom w:val="none" w:sz="0" w:space="0" w:color="auto"/>
            <w:right w:val="none" w:sz="0" w:space="0" w:color="auto"/>
          </w:divBdr>
        </w:div>
        <w:div w:id="1433667581">
          <w:marLeft w:val="0"/>
          <w:marRight w:val="0"/>
          <w:marTop w:val="0"/>
          <w:marBottom w:val="0"/>
          <w:divBdr>
            <w:top w:val="none" w:sz="0" w:space="0" w:color="auto"/>
            <w:left w:val="none" w:sz="0" w:space="0" w:color="auto"/>
            <w:bottom w:val="none" w:sz="0" w:space="0" w:color="auto"/>
            <w:right w:val="none" w:sz="0" w:space="0" w:color="auto"/>
          </w:divBdr>
        </w:div>
        <w:div w:id="2105298875">
          <w:marLeft w:val="0"/>
          <w:marRight w:val="0"/>
          <w:marTop w:val="0"/>
          <w:marBottom w:val="0"/>
          <w:divBdr>
            <w:top w:val="none" w:sz="0" w:space="0" w:color="auto"/>
            <w:left w:val="none" w:sz="0" w:space="0" w:color="auto"/>
            <w:bottom w:val="none" w:sz="0" w:space="0" w:color="auto"/>
            <w:right w:val="none" w:sz="0" w:space="0" w:color="auto"/>
          </w:divBdr>
          <w:divsChild>
            <w:div w:id="2045053869">
              <w:marLeft w:val="0"/>
              <w:marRight w:val="0"/>
              <w:marTop w:val="0"/>
              <w:marBottom w:val="0"/>
              <w:divBdr>
                <w:top w:val="none" w:sz="0" w:space="0" w:color="auto"/>
                <w:left w:val="none" w:sz="0" w:space="0" w:color="auto"/>
                <w:bottom w:val="none" w:sz="0" w:space="0" w:color="auto"/>
                <w:right w:val="none" w:sz="0" w:space="0" w:color="auto"/>
              </w:divBdr>
              <w:divsChild>
                <w:div w:id="1228298977">
                  <w:marLeft w:val="0"/>
                  <w:marRight w:val="0"/>
                  <w:marTop w:val="0"/>
                  <w:marBottom w:val="0"/>
                  <w:divBdr>
                    <w:top w:val="none" w:sz="0" w:space="0" w:color="auto"/>
                    <w:left w:val="none" w:sz="0" w:space="0" w:color="auto"/>
                    <w:bottom w:val="none" w:sz="0" w:space="0" w:color="auto"/>
                    <w:right w:val="none" w:sz="0" w:space="0" w:color="auto"/>
                  </w:divBdr>
                  <w:divsChild>
                    <w:div w:id="2091852300">
                      <w:marLeft w:val="0"/>
                      <w:marRight w:val="0"/>
                      <w:marTop w:val="0"/>
                      <w:marBottom w:val="0"/>
                      <w:divBdr>
                        <w:top w:val="none" w:sz="0" w:space="0" w:color="auto"/>
                        <w:left w:val="none" w:sz="0" w:space="0" w:color="auto"/>
                        <w:bottom w:val="none" w:sz="0" w:space="0" w:color="auto"/>
                        <w:right w:val="none" w:sz="0" w:space="0" w:color="auto"/>
                      </w:divBdr>
                      <w:divsChild>
                        <w:div w:id="19302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9609">
          <w:marLeft w:val="0"/>
          <w:marRight w:val="0"/>
          <w:marTop w:val="0"/>
          <w:marBottom w:val="0"/>
          <w:divBdr>
            <w:top w:val="none" w:sz="0" w:space="0" w:color="auto"/>
            <w:left w:val="none" w:sz="0" w:space="0" w:color="auto"/>
            <w:bottom w:val="none" w:sz="0" w:space="0" w:color="auto"/>
            <w:right w:val="none" w:sz="0" w:space="0" w:color="auto"/>
          </w:divBdr>
        </w:div>
        <w:div w:id="1191912855">
          <w:marLeft w:val="0"/>
          <w:marRight w:val="0"/>
          <w:marTop w:val="0"/>
          <w:marBottom w:val="0"/>
          <w:divBdr>
            <w:top w:val="none" w:sz="0" w:space="0" w:color="auto"/>
            <w:left w:val="none" w:sz="0" w:space="0" w:color="auto"/>
            <w:bottom w:val="none" w:sz="0" w:space="0" w:color="auto"/>
            <w:right w:val="none" w:sz="0" w:space="0" w:color="auto"/>
          </w:divBdr>
        </w:div>
        <w:div w:id="849414622">
          <w:marLeft w:val="0"/>
          <w:marRight w:val="0"/>
          <w:marTop w:val="0"/>
          <w:marBottom w:val="0"/>
          <w:divBdr>
            <w:top w:val="none" w:sz="0" w:space="0" w:color="auto"/>
            <w:left w:val="none" w:sz="0" w:space="0" w:color="auto"/>
            <w:bottom w:val="none" w:sz="0" w:space="0" w:color="auto"/>
            <w:right w:val="none" w:sz="0" w:space="0" w:color="auto"/>
          </w:divBdr>
        </w:div>
        <w:div w:id="445849598">
          <w:marLeft w:val="0"/>
          <w:marRight w:val="0"/>
          <w:marTop w:val="0"/>
          <w:marBottom w:val="0"/>
          <w:divBdr>
            <w:top w:val="none" w:sz="0" w:space="0" w:color="auto"/>
            <w:left w:val="none" w:sz="0" w:space="0" w:color="auto"/>
            <w:bottom w:val="none" w:sz="0" w:space="0" w:color="auto"/>
            <w:right w:val="none" w:sz="0" w:space="0" w:color="auto"/>
          </w:divBdr>
          <w:divsChild>
            <w:div w:id="817696613">
              <w:marLeft w:val="0"/>
              <w:marRight w:val="0"/>
              <w:marTop w:val="0"/>
              <w:marBottom w:val="0"/>
              <w:divBdr>
                <w:top w:val="none" w:sz="0" w:space="0" w:color="auto"/>
                <w:left w:val="none" w:sz="0" w:space="0" w:color="auto"/>
                <w:bottom w:val="none" w:sz="0" w:space="0" w:color="auto"/>
                <w:right w:val="none" w:sz="0" w:space="0" w:color="auto"/>
              </w:divBdr>
              <w:divsChild>
                <w:div w:id="739525741">
                  <w:marLeft w:val="0"/>
                  <w:marRight w:val="0"/>
                  <w:marTop w:val="0"/>
                  <w:marBottom w:val="0"/>
                  <w:divBdr>
                    <w:top w:val="none" w:sz="0" w:space="0" w:color="auto"/>
                    <w:left w:val="none" w:sz="0" w:space="0" w:color="auto"/>
                    <w:bottom w:val="none" w:sz="0" w:space="0" w:color="auto"/>
                    <w:right w:val="none" w:sz="0" w:space="0" w:color="auto"/>
                  </w:divBdr>
                  <w:divsChild>
                    <w:div w:id="1187326940">
                      <w:marLeft w:val="0"/>
                      <w:marRight w:val="0"/>
                      <w:marTop w:val="0"/>
                      <w:marBottom w:val="0"/>
                      <w:divBdr>
                        <w:top w:val="none" w:sz="0" w:space="0" w:color="auto"/>
                        <w:left w:val="none" w:sz="0" w:space="0" w:color="auto"/>
                        <w:bottom w:val="none" w:sz="0" w:space="0" w:color="auto"/>
                        <w:right w:val="none" w:sz="0" w:space="0" w:color="auto"/>
                      </w:divBdr>
                      <w:divsChild>
                        <w:div w:id="2265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45581">
          <w:marLeft w:val="0"/>
          <w:marRight w:val="0"/>
          <w:marTop w:val="0"/>
          <w:marBottom w:val="0"/>
          <w:divBdr>
            <w:top w:val="none" w:sz="0" w:space="0" w:color="auto"/>
            <w:left w:val="none" w:sz="0" w:space="0" w:color="auto"/>
            <w:bottom w:val="none" w:sz="0" w:space="0" w:color="auto"/>
            <w:right w:val="none" w:sz="0" w:space="0" w:color="auto"/>
          </w:divBdr>
        </w:div>
        <w:div w:id="158935135">
          <w:marLeft w:val="0"/>
          <w:marRight w:val="0"/>
          <w:marTop w:val="0"/>
          <w:marBottom w:val="0"/>
          <w:divBdr>
            <w:top w:val="none" w:sz="0" w:space="0" w:color="auto"/>
            <w:left w:val="none" w:sz="0" w:space="0" w:color="auto"/>
            <w:bottom w:val="none" w:sz="0" w:space="0" w:color="auto"/>
            <w:right w:val="none" w:sz="0" w:space="0" w:color="auto"/>
          </w:divBdr>
        </w:div>
      </w:divsChild>
    </w:div>
    <w:div w:id="1944992156">
      <w:bodyDiv w:val="1"/>
      <w:marLeft w:val="0"/>
      <w:marRight w:val="0"/>
      <w:marTop w:val="0"/>
      <w:marBottom w:val="0"/>
      <w:divBdr>
        <w:top w:val="none" w:sz="0" w:space="0" w:color="auto"/>
        <w:left w:val="none" w:sz="0" w:space="0" w:color="auto"/>
        <w:bottom w:val="none" w:sz="0" w:space="0" w:color="auto"/>
        <w:right w:val="none" w:sz="0" w:space="0" w:color="auto"/>
      </w:divBdr>
      <w:divsChild>
        <w:div w:id="1254508713">
          <w:marLeft w:val="0"/>
          <w:marRight w:val="0"/>
          <w:marTop w:val="0"/>
          <w:marBottom w:val="0"/>
          <w:divBdr>
            <w:top w:val="none" w:sz="0" w:space="0" w:color="auto"/>
            <w:left w:val="none" w:sz="0" w:space="0" w:color="auto"/>
            <w:bottom w:val="none" w:sz="0" w:space="0" w:color="auto"/>
            <w:right w:val="none" w:sz="0" w:space="0" w:color="auto"/>
          </w:divBdr>
          <w:divsChild>
            <w:div w:id="71436430">
              <w:marLeft w:val="0"/>
              <w:marRight w:val="0"/>
              <w:marTop w:val="0"/>
              <w:marBottom w:val="0"/>
              <w:divBdr>
                <w:top w:val="none" w:sz="0" w:space="0" w:color="auto"/>
                <w:left w:val="none" w:sz="0" w:space="0" w:color="auto"/>
                <w:bottom w:val="none" w:sz="0" w:space="0" w:color="auto"/>
                <w:right w:val="none" w:sz="0" w:space="0" w:color="auto"/>
              </w:divBdr>
            </w:div>
            <w:div w:id="1294750688">
              <w:marLeft w:val="0"/>
              <w:marRight w:val="0"/>
              <w:marTop w:val="0"/>
              <w:marBottom w:val="0"/>
              <w:divBdr>
                <w:top w:val="none" w:sz="0" w:space="0" w:color="auto"/>
                <w:left w:val="none" w:sz="0" w:space="0" w:color="auto"/>
                <w:bottom w:val="none" w:sz="0" w:space="0" w:color="auto"/>
                <w:right w:val="none" w:sz="0" w:space="0" w:color="auto"/>
              </w:divBdr>
            </w:div>
          </w:divsChild>
        </w:div>
        <w:div w:id="789056072">
          <w:marLeft w:val="0"/>
          <w:marRight w:val="0"/>
          <w:marTop w:val="0"/>
          <w:marBottom w:val="0"/>
          <w:divBdr>
            <w:top w:val="none" w:sz="0" w:space="0" w:color="auto"/>
            <w:left w:val="none" w:sz="0" w:space="0" w:color="auto"/>
            <w:bottom w:val="none" w:sz="0" w:space="0" w:color="auto"/>
            <w:right w:val="none" w:sz="0" w:space="0" w:color="auto"/>
          </w:divBdr>
          <w:divsChild>
            <w:div w:id="468088455">
              <w:marLeft w:val="0"/>
              <w:marRight w:val="0"/>
              <w:marTop w:val="0"/>
              <w:marBottom w:val="0"/>
              <w:divBdr>
                <w:top w:val="none" w:sz="0" w:space="0" w:color="auto"/>
                <w:left w:val="none" w:sz="0" w:space="0" w:color="auto"/>
                <w:bottom w:val="none" w:sz="0" w:space="0" w:color="auto"/>
                <w:right w:val="none" w:sz="0" w:space="0" w:color="auto"/>
              </w:divBdr>
            </w:div>
            <w:div w:id="1393314164">
              <w:marLeft w:val="0"/>
              <w:marRight w:val="0"/>
              <w:marTop w:val="0"/>
              <w:marBottom w:val="0"/>
              <w:divBdr>
                <w:top w:val="none" w:sz="0" w:space="0" w:color="auto"/>
                <w:left w:val="none" w:sz="0" w:space="0" w:color="auto"/>
                <w:bottom w:val="none" w:sz="0" w:space="0" w:color="auto"/>
                <w:right w:val="none" w:sz="0" w:space="0" w:color="auto"/>
              </w:divBdr>
            </w:div>
            <w:div w:id="387191357">
              <w:marLeft w:val="0"/>
              <w:marRight w:val="0"/>
              <w:marTop w:val="0"/>
              <w:marBottom w:val="0"/>
              <w:divBdr>
                <w:top w:val="none" w:sz="0" w:space="0" w:color="auto"/>
                <w:left w:val="none" w:sz="0" w:space="0" w:color="auto"/>
                <w:bottom w:val="none" w:sz="0" w:space="0" w:color="auto"/>
                <w:right w:val="none" w:sz="0" w:space="0" w:color="auto"/>
              </w:divBdr>
            </w:div>
            <w:div w:id="1616867631">
              <w:marLeft w:val="0"/>
              <w:marRight w:val="0"/>
              <w:marTop w:val="0"/>
              <w:marBottom w:val="0"/>
              <w:divBdr>
                <w:top w:val="none" w:sz="0" w:space="0" w:color="auto"/>
                <w:left w:val="none" w:sz="0" w:space="0" w:color="auto"/>
                <w:bottom w:val="none" w:sz="0" w:space="0" w:color="auto"/>
                <w:right w:val="none" w:sz="0" w:space="0" w:color="auto"/>
              </w:divBdr>
              <w:divsChild>
                <w:div w:id="1668291592">
                  <w:marLeft w:val="0"/>
                  <w:marRight w:val="0"/>
                  <w:marTop w:val="0"/>
                  <w:marBottom w:val="0"/>
                  <w:divBdr>
                    <w:top w:val="none" w:sz="0" w:space="0" w:color="auto"/>
                    <w:left w:val="none" w:sz="0" w:space="0" w:color="auto"/>
                    <w:bottom w:val="none" w:sz="0" w:space="0" w:color="auto"/>
                    <w:right w:val="none" w:sz="0" w:space="0" w:color="auto"/>
                  </w:divBdr>
                  <w:divsChild>
                    <w:div w:id="1325549325">
                      <w:marLeft w:val="0"/>
                      <w:marRight w:val="0"/>
                      <w:marTop w:val="0"/>
                      <w:marBottom w:val="0"/>
                      <w:divBdr>
                        <w:top w:val="none" w:sz="0" w:space="0" w:color="auto"/>
                        <w:left w:val="none" w:sz="0" w:space="0" w:color="auto"/>
                        <w:bottom w:val="none" w:sz="0" w:space="0" w:color="auto"/>
                        <w:right w:val="none" w:sz="0" w:space="0" w:color="auto"/>
                      </w:divBdr>
                      <w:divsChild>
                        <w:div w:id="724332230">
                          <w:marLeft w:val="0"/>
                          <w:marRight w:val="0"/>
                          <w:marTop w:val="0"/>
                          <w:marBottom w:val="0"/>
                          <w:divBdr>
                            <w:top w:val="none" w:sz="0" w:space="0" w:color="auto"/>
                            <w:left w:val="none" w:sz="0" w:space="0" w:color="auto"/>
                            <w:bottom w:val="none" w:sz="0" w:space="0" w:color="auto"/>
                            <w:right w:val="none" w:sz="0" w:space="0" w:color="auto"/>
                          </w:divBdr>
                          <w:divsChild>
                            <w:div w:id="9320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99351">
              <w:marLeft w:val="0"/>
              <w:marRight w:val="0"/>
              <w:marTop w:val="0"/>
              <w:marBottom w:val="0"/>
              <w:divBdr>
                <w:top w:val="none" w:sz="0" w:space="0" w:color="auto"/>
                <w:left w:val="none" w:sz="0" w:space="0" w:color="auto"/>
                <w:bottom w:val="none" w:sz="0" w:space="0" w:color="auto"/>
                <w:right w:val="none" w:sz="0" w:space="0" w:color="auto"/>
              </w:divBdr>
            </w:div>
            <w:div w:id="794829136">
              <w:marLeft w:val="0"/>
              <w:marRight w:val="0"/>
              <w:marTop w:val="0"/>
              <w:marBottom w:val="0"/>
              <w:divBdr>
                <w:top w:val="none" w:sz="0" w:space="0" w:color="auto"/>
                <w:left w:val="none" w:sz="0" w:space="0" w:color="auto"/>
                <w:bottom w:val="none" w:sz="0" w:space="0" w:color="auto"/>
                <w:right w:val="none" w:sz="0" w:space="0" w:color="auto"/>
              </w:divBdr>
            </w:div>
            <w:div w:id="572589182">
              <w:marLeft w:val="0"/>
              <w:marRight w:val="0"/>
              <w:marTop w:val="0"/>
              <w:marBottom w:val="0"/>
              <w:divBdr>
                <w:top w:val="none" w:sz="0" w:space="0" w:color="auto"/>
                <w:left w:val="none" w:sz="0" w:space="0" w:color="auto"/>
                <w:bottom w:val="none" w:sz="0" w:space="0" w:color="auto"/>
                <w:right w:val="none" w:sz="0" w:space="0" w:color="auto"/>
              </w:divBdr>
              <w:divsChild>
                <w:div w:id="1331298695">
                  <w:marLeft w:val="0"/>
                  <w:marRight w:val="0"/>
                  <w:marTop w:val="0"/>
                  <w:marBottom w:val="0"/>
                  <w:divBdr>
                    <w:top w:val="none" w:sz="0" w:space="0" w:color="auto"/>
                    <w:left w:val="none" w:sz="0" w:space="0" w:color="auto"/>
                    <w:bottom w:val="none" w:sz="0" w:space="0" w:color="auto"/>
                    <w:right w:val="none" w:sz="0" w:space="0" w:color="auto"/>
                  </w:divBdr>
                  <w:divsChild>
                    <w:div w:id="1911648743">
                      <w:marLeft w:val="0"/>
                      <w:marRight w:val="0"/>
                      <w:marTop w:val="0"/>
                      <w:marBottom w:val="0"/>
                      <w:divBdr>
                        <w:top w:val="none" w:sz="0" w:space="0" w:color="auto"/>
                        <w:left w:val="none" w:sz="0" w:space="0" w:color="auto"/>
                        <w:bottom w:val="none" w:sz="0" w:space="0" w:color="auto"/>
                        <w:right w:val="none" w:sz="0" w:space="0" w:color="auto"/>
                      </w:divBdr>
                      <w:divsChild>
                        <w:div w:id="1257791584">
                          <w:marLeft w:val="0"/>
                          <w:marRight w:val="0"/>
                          <w:marTop w:val="0"/>
                          <w:marBottom w:val="0"/>
                          <w:divBdr>
                            <w:top w:val="none" w:sz="0" w:space="0" w:color="auto"/>
                            <w:left w:val="none" w:sz="0" w:space="0" w:color="auto"/>
                            <w:bottom w:val="none" w:sz="0" w:space="0" w:color="auto"/>
                            <w:right w:val="none" w:sz="0" w:space="0" w:color="auto"/>
                          </w:divBdr>
                          <w:divsChild>
                            <w:div w:id="569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64708">
              <w:marLeft w:val="0"/>
              <w:marRight w:val="0"/>
              <w:marTop w:val="0"/>
              <w:marBottom w:val="0"/>
              <w:divBdr>
                <w:top w:val="none" w:sz="0" w:space="0" w:color="auto"/>
                <w:left w:val="none" w:sz="0" w:space="0" w:color="auto"/>
                <w:bottom w:val="none" w:sz="0" w:space="0" w:color="auto"/>
                <w:right w:val="none" w:sz="0" w:space="0" w:color="auto"/>
              </w:divBdr>
            </w:div>
            <w:div w:id="567306539">
              <w:marLeft w:val="0"/>
              <w:marRight w:val="0"/>
              <w:marTop w:val="0"/>
              <w:marBottom w:val="0"/>
              <w:divBdr>
                <w:top w:val="none" w:sz="0" w:space="0" w:color="auto"/>
                <w:left w:val="none" w:sz="0" w:space="0" w:color="auto"/>
                <w:bottom w:val="none" w:sz="0" w:space="0" w:color="auto"/>
                <w:right w:val="none" w:sz="0" w:space="0" w:color="auto"/>
              </w:divBdr>
            </w:div>
            <w:div w:id="2008239666">
              <w:marLeft w:val="0"/>
              <w:marRight w:val="0"/>
              <w:marTop w:val="0"/>
              <w:marBottom w:val="0"/>
              <w:divBdr>
                <w:top w:val="none" w:sz="0" w:space="0" w:color="auto"/>
                <w:left w:val="none" w:sz="0" w:space="0" w:color="auto"/>
                <w:bottom w:val="none" w:sz="0" w:space="0" w:color="auto"/>
                <w:right w:val="none" w:sz="0" w:space="0" w:color="auto"/>
              </w:divBdr>
              <w:divsChild>
                <w:div w:id="727268800">
                  <w:marLeft w:val="0"/>
                  <w:marRight w:val="0"/>
                  <w:marTop w:val="0"/>
                  <w:marBottom w:val="0"/>
                  <w:divBdr>
                    <w:top w:val="none" w:sz="0" w:space="0" w:color="auto"/>
                    <w:left w:val="none" w:sz="0" w:space="0" w:color="auto"/>
                    <w:bottom w:val="none" w:sz="0" w:space="0" w:color="auto"/>
                    <w:right w:val="none" w:sz="0" w:space="0" w:color="auto"/>
                  </w:divBdr>
                  <w:divsChild>
                    <w:div w:id="326252482">
                      <w:marLeft w:val="0"/>
                      <w:marRight w:val="0"/>
                      <w:marTop w:val="0"/>
                      <w:marBottom w:val="0"/>
                      <w:divBdr>
                        <w:top w:val="none" w:sz="0" w:space="0" w:color="auto"/>
                        <w:left w:val="none" w:sz="0" w:space="0" w:color="auto"/>
                        <w:bottom w:val="none" w:sz="0" w:space="0" w:color="auto"/>
                        <w:right w:val="none" w:sz="0" w:space="0" w:color="auto"/>
                      </w:divBdr>
                      <w:divsChild>
                        <w:div w:id="1335182064">
                          <w:marLeft w:val="0"/>
                          <w:marRight w:val="0"/>
                          <w:marTop w:val="0"/>
                          <w:marBottom w:val="0"/>
                          <w:divBdr>
                            <w:top w:val="none" w:sz="0" w:space="0" w:color="auto"/>
                            <w:left w:val="none" w:sz="0" w:space="0" w:color="auto"/>
                            <w:bottom w:val="none" w:sz="0" w:space="0" w:color="auto"/>
                            <w:right w:val="none" w:sz="0" w:space="0" w:color="auto"/>
                          </w:divBdr>
                          <w:divsChild>
                            <w:div w:id="1140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69920">
              <w:marLeft w:val="0"/>
              <w:marRight w:val="0"/>
              <w:marTop w:val="0"/>
              <w:marBottom w:val="0"/>
              <w:divBdr>
                <w:top w:val="none" w:sz="0" w:space="0" w:color="auto"/>
                <w:left w:val="none" w:sz="0" w:space="0" w:color="auto"/>
                <w:bottom w:val="none" w:sz="0" w:space="0" w:color="auto"/>
                <w:right w:val="none" w:sz="0" w:space="0" w:color="auto"/>
              </w:divBdr>
            </w:div>
            <w:div w:id="1561473712">
              <w:marLeft w:val="0"/>
              <w:marRight w:val="0"/>
              <w:marTop w:val="0"/>
              <w:marBottom w:val="0"/>
              <w:divBdr>
                <w:top w:val="none" w:sz="0" w:space="0" w:color="auto"/>
                <w:left w:val="none" w:sz="0" w:space="0" w:color="auto"/>
                <w:bottom w:val="none" w:sz="0" w:space="0" w:color="auto"/>
                <w:right w:val="none" w:sz="0" w:space="0" w:color="auto"/>
              </w:divBdr>
            </w:div>
            <w:div w:id="1875726559">
              <w:marLeft w:val="0"/>
              <w:marRight w:val="0"/>
              <w:marTop w:val="0"/>
              <w:marBottom w:val="0"/>
              <w:divBdr>
                <w:top w:val="none" w:sz="0" w:space="0" w:color="auto"/>
                <w:left w:val="none" w:sz="0" w:space="0" w:color="auto"/>
                <w:bottom w:val="none" w:sz="0" w:space="0" w:color="auto"/>
                <w:right w:val="none" w:sz="0" w:space="0" w:color="auto"/>
              </w:divBdr>
              <w:divsChild>
                <w:div w:id="97871168">
                  <w:marLeft w:val="0"/>
                  <w:marRight w:val="0"/>
                  <w:marTop w:val="0"/>
                  <w:marBottom w:val="0"/>
                  <w:divBdr>
                    <w:top w:val="none" w:sz="0" w:space="0" w:color="auto"/>
                    <w:left w:val="none" w:sz="0" w:space="0" w:color="auto"/>
                    <w:bottom w:val="none" w:sz="0" w:space="0" w:color="auto"/>
                    <w:right w:val="none" w:sz="0" w:space="0" w:color="auto"/>
                  </w:divBdr>
                  <w:divsChild>
                    <w:div w:id="1630935208">
                      <w:marLeft w:val="0"/>
                      <w:marRight w:val="0"/>
                      <w:marTop w:val="0"/>
                      <w:marBottom w:val="0"/>
                      <w:divBdr>
                        <w:top w:val="none" w:sz="0" w:space="0" w:color="auto"/>
                        <w:left w:val="none" w:sz="0" w:space="0" w:color="auto"/>
                        <w:bottom w:val="none" w:sz="0" w:space="0" w:color="auto"/>
                        <w:right w:val="none" w:sz="0" w:space="0" w:color="auto"/>
                      </w:divBdr>
                      <w:divsChild>
                        <w:div w:id="1264462310">
                          <w:marLeft w:val="0"/>
                          <w:marRight w:val="0"/>
                          <w:marTop w:val="0"/>
                          <w:marBottom w:val="0"/>
                          <w:divBdr>
                            <w:top w:val="none" w:sz="0" w:space="0" w:color="auto"/>
                            <w:left w:val="none" w:sz="0" w:space="0" w:color="auto"/>
                            <w:bottom w:val="none" w:sz="0" w:space="0" w:color="auto"/>
                            <w:right w:val="none" w:sz="0" w:space="0" w:color="auto"/>
                          </w:divBdr>
                          <w:divsChild>
                            <w:div w:id="6068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532276">
              <w:marLeft w:val="0"/>
              <w:marRight w:val="0"/>
              <w:marTop w:val="0"/>
              <w:marBottom w:val="0"/>
              <w:divBdr>
                <w:top w:val="none" w:sz="0" w:space="0" w:color="auto"/>
                <w:left w:val="none" w:sz="0" w:space="0" w:color="auto"/>
                <w:bottom w:val="none" w:sz="0" w:space="0" w:color="auto"/>
                <w:right w:val="none" w:sz="0" w:space="0" w:color="auto"/>
              </w:divBdr>
            </w:div>
            <w:div w:id="1402486743">
              <w:marLeft w:val="0"/>
              <w:marRight w:val="0"/>
              <w:marTop w:val="0"/>
              <w:marBottom w:val="0"/>
              <w:divBdr>
                <w:top w:val="none" w:sz="0" w:space="0" w:color="auto"/>
                <w:left w:val="none" w:sz="0" w:space="0" w:color="auto"/>
                <w:bottom w:val="none" w:sz="0" w:space="0" w:color="auto"/>
                <w:right w:val="none" w:sz="0" w:space="0" w:color="auto"/>
              </w:divBdr>
            </w:div>
            <w:div w:id="1199516099">
              <w:marLeft w:val="0"/>
              <w:marRight w:val="0"/>
              <w:marTop w:val="0"/>
              <w:marBottom w:val="0"/>
              <w:divBdr>
                <w:top w:val="none" w:sz="0" w:space="0" w:color="auto"/>
                <w:left w:val="none" w:sz="0" w:space="0" w:color="auto"/>
                <w:bottom w:val="none" w:sz="0" w:space="0" w:color="auto"/>
                <w:right w:val="none" w:sz="0" w:space="0" w:color="auto"/>
              </w:divBdr>
            </w:div>
            <w:div w:id="1108500813">
              <w:marLeft w:val="0"/>
              <w:marRight w:val="0"/>
              <w:marTop w:val="0"/>
              <w:marBottom w:val="0"/>
              <w:divBdr>
                <w:top w:val="none" w:sz="0" w:space="0" w:color="auto"/>
                <w:left w:val="none" w:sz="0" w:space="0" w:color="auto"/>
                <w:bottom w:val="none" w:sz="0" w:space="0" w:color="auto"/>
                <w:right w:val="none" w:sz="0" w:space="0" w:color="auto"/>
              </w:divBdr>
            </w:div>
            <w:div w:id="1719892971">
              <w:marLeft w:val="0"/>
              <w:marRight w:val="0"/>
              <w:marTop w:val="0"/>
              <w:marBottom w:val="0"/>
              <w:divBdr>
                <w:top w:val="none" w:sz="0" w:space="0" w:color="auto"/>
                <w:left w:val="none" w:sz="0" w:space="0" w:color="auto"/>
                <w:bottom w:val="none" w:sz="0" w:space="0" w:color="auto"/>
                <w:right w:val="none" w:sz="0" w:space="0" w:color="auto"/>
              </w:divBdr>
            </w:div>
            <w:div w:id="267353579">
              <w:marLeft w:val="0"/>
              <w:marRight w:val="0"/>
              <w:marTop w:val="0"/>
              <w:marBottom w:val="0"/>
              <w:divBdr>
                <w:top w:val="none" w:sz="0" w:space="0" w:color="auto"/>
                <w:left w:val="none" w:sz="0" w:space="0" w:color="auto"/>
                <w:bottom w:val="none" w:sz="0" w:space="0" w:color="auto"/>
                <w:right w:val="none" w:sz="0" w:space="0" w:color="auto"/>
              </w:divBdr>
            </w:div>
            <w:div w:id="1279793401">
              <w:marLeft w:val="0"/>
              <w:marRight w:val="0"/>
              <w:marTop w:val="0"/>
              <w:marBottom w:val="0"/>
              <w:divBdr>
                <w:top w:val="none" w:sz="0" w:space="0" w:color="auto"/>
                <w:left w:val="none" w:sz="0" w:space="0" w:color="auto"/>
                <w:bottom w:val="none" w:sz="0" w:space="0" w:color="auto"/>
                <w:right w:val="none" w:sz="0" w:space="0" w:color="auto"/>
              </w:divBdr>
            </w:div>
            <w:div w:id="610432603">
              <w:marLeft w:val="0"/>
              <w:marRight w:val="0"/>
              <w:marTop w:val="0"/>
              <w:marBottom w:val="0"/>
              <w:divBdr>
                <w:top w:val="none" w:sz="0" w:space="0" w:color="auto"/>
                <w:left w:val="none" w:sz="0" w:space="0" w:color="auto"/>
                <w:bottom w:val="none" w:sz="0" w:space="0" w:color="auto"/>
                <w:right w:val="none" w:sz="0" w:space="0" w:color="auto"/>
              </w:divBdr>
            </w:div>
            <w:div w:id="824515789">
              <w:marLeft w:val="0"/>
              <w:marRight w:val="0"/>
              <w:marTop w:val="0"/>
              <w:marBottom w:val="0"/>
              <w:divBdr>
                <w:top w:val="none" w:sz="0" w:space="0" w:color="auto"/>
                <w:left w:val="none" w:sz="0" w:space="0" w:color="auto"/>
                <w:bottom w:val="none" w:sz="0" w:space="0" w:color="auto"/>
                <w:right w:val="none" w:sz="0" w:space="0" w:color="auto"/>
              </w:divBdr>
            </w:div>
            <w:div w:id="1910726496">
              <w:marLeft w:val="0"/>
              <w:marRight w:val="0"/>
              <w:marTop w:val="0"/>
              <w:marBottom w:val="0"/>
              <w:divBdr>
                <w:top w:val="none" w:sz="0" w:space="0" w:color="auto"/>
                <w:left w:val="none" w:sz="0" w:space="0" w:color="auto"/>
                <w:bottom w:val="none" w:sz="0" w:space="0" w:color="auto"/>
                <w:right w:val="none" w:sz="0" w:space="0" w:color="auto"/>
              </w:divBdr>
            </w:div>
            <w:div w:id="2098135049">
              <w:marLeft w:val="0"/>
              <w:marRight w:val="0"/>
              <w:marTop w:val="0"/>
              <w:marBottom w:val="0"/>
              <w:divBdr>
                <w:top w:val="none" w:sz="0" w:space="0" w:color="auto"/>
                <w:left w:val="none" w:sz="0" w:space="0" w:color="auto"/>
                <w:bottom w:val="none" w:sz="0" w:space="0" w:color="auto"/>
                <w:right w:val="none" w:sz="0" w:space="0" w:color="auto"/>
              </w:divBdr>
            </w:div>
            <w:div w:id="1549104761">
              <w:marLeft w:val="0"/>
              <w:marRight w:val="0"/>
              <w:marTop w:val="0"/>
              <w:marBottom w:val="0"/>
              <w:divBdr>
                <w:top w:val="none" w:sz="0" w:space="0" w:color="auto"/>
                <w:left w:val="none" w:sz="0" w:space="0" w:color="auto"/>
                <w:bottom w:val="none" w:sz="0" w:space="0" w:color="auto"/>
                <w:right w:val="none" w:sz="0" w:space="0" w:color="auto"/>
              </w:divBdr>
            </w:div>
            <w:div w:id="566456544">
              <w:marLeft w:val="0"/>
              <w:marRight w:val="0"/>
              <w:marTop w:val="0"/>
              <w:marBottom w:val="0"/>
              <w:divBdr>
                <w:top w:val="none" w:sz="0" w:space="0" w:color="auto"/>
                <w:left w:val="none" w:sz="0" w:space="0" w:color="auto"/>
                <w:bottom w:val="none" w:sz="0" w:space="0" w:color="auto"/>
                <w:right w:val="none" w:sz="0" w:space="0" w:color="auto"/>
              </w:divBdr>
            </w:div>
            <w:div w:id="1826165381">
              <w:marLeft w:val="0"/>
              <w:marRight w:val="0"/>
              <w:marTop w:val="0"/>
              <w:marBottom w:val="0"/>
              <w:divBdr>
                <w:top w:val="none" w:sz="0" w:space="0" w:color="auto"/>
                <w:left w:val="none" w:sz="0" w:space="0" w:color="auto"/>
                <w:bottom w:val="none" w:sz="0" w:space="0" w:color="auto"/>
                <w:right w:val="none" w:sz="0" w:space="0" w:color="auto"/>
              </w:divBdr>
            </w:div>
            <w:div w:id="129321785">
              <w:marLeft w:val="0"/>
              <w:marRight w:val="0"/>
              <w:marTop w:val="0"/>
              <w:marBottom w:val="0"/>
              <w:divBdr>
                <w:top w:val="none" w:sz="0" w:space="0" w:color="auto"/>
                <w:left w:val="none" w:sz="0" w:space="0" w:color="auto"/>
                <w:bottom w:val="none" w:sz="0" w:space="0" w:color="auto"/>
                <w:right w:val="none" w:sz="0" w:space="0" w:color="auto"/>
              </w:divBdr>
            </w:div>
            <w:div w:id="1989703944">
              <w:marLeft w:val="0"/>
              <w:marRight w:val="0"/>
              <w:marTop w:val="0"/>
              <w:marBottom w:val="0"/>
              <w:divBdr>
                <w:top w:val="none" w:sz="0" w:space="0" w:color="auto"/>
                <w:left w:val="none" w:sz="0" w:space="0" w:color="auto"/>
                <w:bottom w:val="none" w:sz="0" w:space="0" w:color="auto"/>
                <w:right w:val="none" w:sz="0" w:space="0" w:color="auto"/>
              </w:divBdr>
            </w:div>
            <w:div w:id="1711800637">
              <w:marLeft w:val="0"/>
              <w:marRight w:val="0"/>
              <w:marTop w:val="0"/>
              <w:marBottom w:val="0"/>
              <w:divBdr>
                <w:top w:val="none" w:sz="0" w:space="0" w:color="auto"/>
                <w:left w:val="none" w:sz="0" w:space="0" w:color="auto"/>
                <w:bottom w:val="none" w:sz="0" w:space="0" w:color="auto"/>
                <w:right w:val="none" w:sz="0" w:space="0" w:color="auto"/>
              </w:divBdr>
            </w:div>
            <w:div w:id="295641882">
              <w:marLeft w:val="0"/>
              <w:marRight w:val="0"/>
              <w:marTop w:val="0"/>
              <w:marBottom w:val="0"/>
              <w:divBdr>
                <w:top w:val="none" w:sz="0" w:space="0" w:color="auto"/>
                <w:left w:val="none" w:sz="0" w:space="0" w:color="auto"/>
                <w:bottom w:val="none" w:sz="0" w:space="0" w:color="auto"/>
                <w:right w:val="none" w:sz="0" w:space="0" w:color="auto"/>
              </w:divBdr>
            </w:div>
            <w:div w:id="984621658">
              <w:marLeft w:val="0"/>
              <w:marRight w:val="0"/>
              <w:marTop w:val="0"/>
              <w:marBottom w:val="0"/>
              <w:divBdr>
                <w:top w:val="none" w:sz="0" w:space="0" w:color="auto"/>
                <w:left w:val="none" w:sz="0" w:space="0" w:color="auto"/>
                <w:bottom w:val="none" w:sz="0" w:space="0" w:color="auto"/>
                <w:right w:val="none" w:sz="0" w:space="0" w:color="auto"/>
              </w:divBdr>
            </w:div>
            <w:div w:id="2037655135">
              <w:marLeft w:val="0"/>
              <w:marRight w:val="0"/>
              <w:marTop w:val="0"/>
              <w:marBottom w:val="0"/>
              <w:divBdr>
                <w:top w:val="none" w:sz="0" w:space="0" w:color="auto"/>
                <w:left w:val="none" w:sz="0" w:space="0" w:color="auto"/>
                <w:bottom w:val="none" w:sz="0" w:space="0" w:color="auto"/>
                <w:right w:val="none" w:sz="0" w:space="0" w:color="auto"/>
              </w:divBdr>
            </w:div>
            <w:div w:id="792018762">
              <w:marLeft w:val="0"/>
              <w:marRight w:val="0"/>
              <w:marTop w:val="0"/>
              <w:marBottom w:val="0"/>
              <w:divBdr>
                <w:top w:val="none" w:sz="0" w:space="0" w:color="auto"/>
                <w:left w:val="none" w:sz="0" w:space="0" w:color="auto"/>
                <w:bottom w:val="none" w:sz="0" w:space="0" w:color="auto"/>
                <w:right w:val="none" w:sz="0" w:space="0" w:color="auto"/>
              </w:divBdr>
            </w:div>
            <w:div w:id="152644464">
              <w:marLeft w:val="0"/>
              <w:marRight w:val="0"/>
              <w:marTop w:val="0"/>
              <w:marBottom w:val="0"/>
              <w:divBdr>
                <w:top w:val="none" w:sz="0" w:space="0" w:color="auto"/>
                <w:left w:val="none" w:sz="0" w:space="0" w:color="auto"/>
                <w:bottom w:val="none" w:sz="0" w:space="0" w:color="auto"/>
                <w:right w:val="none" w:sz="0" w:space="0" w:color="auto"/>
              </w:divBdr>
            </w:div>
            <w:div w:id="448474604">
              <w:marLeft w:val="0"/>
              <w:marRight w:val="0"/>
              <w:marTop w:val="0"/>
              <w:marBottom w:val="0"/>
              <w:divBdr>
                <w:top w:val="none" w:sz="0" w:space="0" w:color="auto"/>
                <w:left w:val="none" w:sz="0" w:space="0" w:color="auto"/>
                <w:bottom w:val="none" w:sz="0" w:space="0" w:color="auto"/>
                <w:right w:val="none" w:sz="0" w:space="0" w:color="auto"/>
              </w:divBdr>
              <w:divsChild>
                <w:div w:id="983968792">
                  <w:marLeft w:val="0"/>
                  <w:marRight w:val="0"/>
                  <w:marTop w:val="0"/>
                  <w:marBottom w:val="0"/>
                  <w:divBdr>
                    <w:top w:val="none" w:sz="0" w:space="0" w:color="auto"/>
                    <w:left w:val="none" w:sz="0" w:space="0" w:color="auto"/>
                    <w:bottom w:val="none" w:sz="0" w:space="0" w:color="auto"/>
                    <w:right w:val="none" w:sz="0" w:space="0" w:color="auto"/>
                  </w:divBdr>
                  <w:divsChild>
                    <w:div w:id="1321037526">
                      <w:marLeft w:val="0"/>
                      <w:marRight w:val="0"/>
                      <w:marTop w:val="0"/>
                      <w:marBottom w:val="0"/>
                      <w:divBdr>
                        <w:top w:val="none" w:sz="0" w:space="0" w:color="auto"/>
                        <w:left w:val="none" w:sz="0" w:space="0" w:color="auto"/>
                        <w:bottom w:val="none" w:sz="0" w:space="0" w:color="auto"/>
                        <w:right w:val="none" w:sz="0" w:space="0" w:color="auto"/>
                      </w:divBdr>
                      <w:divsChild>
                        <w:div w:id="476843478">
                          <w:marLeft w:val="0"/>
                          <w:marRight w:val="0"/>
                          <w:marTop w:val="0"/>
                          <w:marBottom w:val="0"/>
                          <w:divBdr>
                            <w:top w:val="none" w:sz="0" w:space="0" w:color="auto"/>
                            <w:left w:val="none" w:sz="0" w:space="0" w:color="auto"/>
                            <w:bottom w:val="none" w:sz="0" w:space="0" w:color="auto"/>
                            <w:right w:val="none" w:sz="0" w:space="0" w:color="auto"/>
                          </w:divBdr>
                          <w:divsChild>
                            <w:div w:id="19199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99656">
              <w:marLeft w:val="0"/>
              <w:marRight w:val="0"/>
              <w:marTop w:val="0"/>
              <w:marBottom w:val="0"/>
              <w:divBdr>
                <w:top w:val="none" w:sz="0" w:space="0" w:color="auto"/>
                <w:left w:val="none" w:sz="0" w:space="0" w:color="auto"/>
                <w:bottom w:val="none" w:sz="0" w:space="0" w:color="auto"/>
                <w:right w:val="none" w:sz="0" w:space="0" w:color="auto"/>
              </w:divBdr>
            </w:div>
            <w:div w:id="53283315">
              <w:marLeft w:val="0"/>
              <w:marRight w:val="0"/>
              <w:marTop w:val="0"/>
              <w:marBottom w:val="0"/>
              <w:divBdr>
                <w:top w:val="none" w:sz="0" w:space="0" w:color="auto"/>
                <w:left w:val="none" w:sz="0" w:space="0" w:color="auto"/>
                <w:bottom w:val="none" w:sz="0" w:space="0" w:color="auto"/>
                <w:right w:val="none" w:sz="0" w:space="0" w:color="auto"/>
              </w:divBdr>
            </w:div>
            <w:div w:id="809133175">
              <w:marLeft w:val="0"/>
              <w:marRight w:val="0"/>
              <w:marTop w:val="0"/>
              <w:marBottom w:val="0"/>
              <w:divBdr>
                <w:top w:val="none" w:sz="0" w:space="0" w:color="auto"/>
                <w:left w:val="none" w:sz="0" w:space="0" w:color="auto"/>
                <w:bottom w:val="none" w:sz="0" w:space="0" w:color="auto"/>
                <w:right w:val="none" w:sz="0" w:space="0" w:color="auto"/>
              </w:divBdr>
            </w:div>
            <w:div w:id="787315388">
              <w:marLeft w:val="0"/>
              <w:marRight w:val="0"/>
              <w:marTop w:val="0"/>
              <w:marBottom w:val="0"/>
              <w:divBdr>
                <w:top w:val="none" w:sz="0" w:space="0" w:color="auto"/>
                <w:left w:val="none" w:sz="0" w:space="0" w:color="auto"/>
                <w:bottom w:val="none" w:sz="0" w:space="0" w:color="auto"/>
                <w:right w:val="none" w:sz="0" w:space="0" w:color="auto"/>
              </w:divBdr>
              <w:divsChild>
                <w:div w:id="1498957436">
                  <w:marLeft w:val="0"/>
                  <w:marRight w:val="0"/>
                  <w:marTop w:val="0"/>
                  <w:marBottom w:val="0"/>
                  <w:divBdr>
                    <w:top w:val="none" w:sz="0" w:space="0" w:color="auto"/>
                    <w:left w:val="none" w:sz="0" w:space="0" w:color="auto"/>
                    <w:bottom w:val="none" w:sz="0" w:space="0" w:color="auto"/>
                    <w:right w:val="none" w:sz="0" w:space="0" w:color="auto"/>
                  </w:divBdr>
                  <w:divsChild>
                    <w:div w:id="1594483">
                      <w:marLeft w:val="0"/>
                      <w:marRight w:val="0"/>
                      <w:marTop w:val="0"/>
                      <w:marBottom w:val="0"/>
                      <w:divBdr>
                        <w:top w:val="none" w:sz="0" w:space="0" w:color="auto"/>
                        <w:left w:val="none" w:sz="0" w:space="0" w:color="auto"/>
                        <w:bottom w:val="none" w:sz="0" w:space="0" w:color="auto"/>
                        <w:right w:val="none" w:sz="0" w:space="0" w:color="auto"/>
                      </w:divBdr>
                      <w:divsChild>
                        <w:div w:id="1835560224">
                          <w:marLeft w:val="0"/>
                          <w:marRight w:val="0"/>
                          <w:marTop w:val="0"/>
                          <w:marBottom w:val="0"/>
                          <w:divBdr>
                            <w:top w:val="none" w:sz="0" w:space="0" w:color="auto"/>
                            <w:left w:val="none" w:sz="0" w:space="0" w:color="auto"/>
                            <w:bottom w:val="none" w:sz="0" w:space="0" w:color="auto"/>
                            <w:right w:val="none" w:sz="0" w:space="0" w:color="auto"/>
                          </w:divBdr>
                          <w:divsChild>
                            <w:div w:id="15401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869699">
              <w:marLeft w:val="0"/>
              <w:marRight w:val="0"/>
              <w:marTop w:val="0"/>
              <w:marBottom w:val="0"/>
              <w:divBdr>
                <w:top w:val="none" w:sz="0" w:space="0" w:color="auto"/>
                <w:left w:val="none" w:sz="0" w:space="0" w:color="auto"/>
                <w:bottom w:val="none" w:sz="0" w:space="0" w:color="auto"/>
                <w:right w:val="none" w:sz="0" w:space="0" w:color="auto"/>
              </w:divBdr>
            </w:div>
            <w:div w:id="1317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8437">
      <w:bodyDiv w:val="1"/>
      <w:marLeft w:val="0"/>
      <w:marRight w:val="0"/>
      <w:marTop w:val="0"/>
      <w:marBottom w:val="0"/>
      <w:divBdr>
        <w:top w:val="none" w:sz="0" w:space="0" w:color="auto"/>
        <w:left w:val="none" w:sz="0" w:space="0" w:color="auto"/>
        <w:bottom w:val="none" w:sz="0" w:space="0" w:color="auto"/>
        <w:right w:val="none" w:sz="0" w:space="0" w:color="auto"/>
      </w:divBdr>
      <w:divsChild>
        <w:div w:id="1361470364">
          <w:marLeft w:val="0"/>
          <w:marRight w:val="0"/>
          <w:marTop w:val="0"/>
          <w:marBottom w:val="0"/>
          <w:divBdr>
            <w:top w:val="none" w:sz="0" w:space="0" w:color="auto"/>
            <w:left w:val="none" w:sz="0" w:space="0" w:color="auto"/>
            <w:bottom w:val="none" w:sz="0" w:space="0" w:color="auto"/>
            <w:right w:val="none" w:sz="0" w:space="0" w:color="auto"/>
          </w:divBdr>
        </w:div>
        <w:div w:id="184441605">
          <w:marLeft w:val="0"/>
          <w:marRight w:val="0"/>
          <w:marTop w:val="0"/>
          <w:marBottom w:val="0"/>
          <w:divBdr>
            <w:top w:val="none" w:sz="0" w:space="0" w:color="auto"/>
            <w:left w:val="none" w:sz="0" w:space="0" w:color="auto"/>
            <w:bottom w:val="none" w:sz="0" w:space="0" w:color="auto"/>
            <w:right w:val="none" w:sz="0" w:space="0" w:color="auto"/>
          </w:divBdr>
        </w:div>
        <w:div w:id="1784374916">
          <w:marLeft w:val="0"/>
          <w:marRight w:val="0"/>
          <w:marTop w:val="0"/>
          <w:marBottom w:val="0"/>
          <w:divBdr>
            <w:top w:val="none" w:sz="0" w:space="0" w:color="auto"/>
            <w:left w:val="none" w:sz="0" w:space="0" w:color="auto"/>
            <w:bottom w:val="none" w:sz="0" w:space="0" w:color="auto"/>
            <w:right w:val="none" w:sz="0" w:space="0" w:color="auto"/>
          </w:divBdr>
        </w:div>
        <w:div w:id="76944122">
          <w:marLeft w:val="0"/>
          <w:marRight w:val="0"/>
          <w:marTop w:val="0"/>
          <w:marBottom w:val="0"/>
          <w:divBdr>
            <w:top w:val="none" w:sz="0" w:space="0" w:color="auto"/>
            <w:left w:val="none" w:sz="0" w:space="0" w:color="auto"/>
            <w:bottom w:val="none" w:sz="0" w:space="0" w:color="auto"/>
            <w:right w:val="none" w:sz="0" w:space="0" w:color="auto"/>
          </w:divBdr>
        </w:div>
        <w:div w:id="402531181">
          <w:marLeft w:val="0"/>
          <w:marRight w:val="0"/>
          <w:marTop w:val="0"/>
          <w:marBottom w:val="0"/>
          <w:divBdr>
            <w:top w:val="none" w:sz="0" w:space="0" w:color="auto"/>
            <w:left w:val="none" w:sz="0" w:space="0" w:color="auto"/>
            <w:bottom w:val="none" w:sz="0" w:space="0" w:color="auto"/>
            <w:right w:val="none" w:sz="0" w:space="0" w:color="auto"/>
          </w:divBdr>
        </w:div>
        <w:div w:id="724332623">
          <w:marLeft w:val="0"/>
          <w:marRight w:val="0"/>
          <w:marTop w:val="0"/>
          <w:marBottom w:val="0"/>
          <w:divBdr>
            <w:top w:val="none" w:sz="0" w:space="0" w:color="auto"/>
            <w:left w:val="none" w:sz="0" w:space="0" w:color="auto"/>
            <w:bottom w:val="none" w:sz="0" w:space="0" w:color="auto"/>
            <w:right w:val="none" w:sz="0" w:space="0" w:color="auto"/>
          </w:divBdr>
        </w:div>
        <w:div w:id="584266839">
          <w:marLeft w:val="0"/>
          <w:marRight w:val="0"/>
          <w:marTop w:val="0"/>
          <w:marBottom w:val="0"/>
          <w:divBdr>
            <w:top w:val="none" w:sz="0" w:space="0" w:color="auto"/>
            <w:left w:val="none" w:sz="0" w:space="0" w:color="auto"/>
            <w:bottom w:val="none" w:sz="0" w:space="0" w:color="auto"/>
            <w:right w:val="none" w:sz="0" w:space="0" w:color="auto"/>
          </w:divBdr>
        </w:div>
        <w:div w:id="1988702022">
          <w:marLeft w:val="0"/>
          <w:marRight w:val="0"/>
          <w:marTop w:val="0"/>
          <w:marBottom w:val="0"/>
          <w:divBdr>
            <w:top w:val="none" w:sz="0" w:space="0" w:color="auto"/>
            <w:left w:val="none" w:sz="0" w:space="0" w:color="auto"/>
            <w:bottom w:val="none" w:sz="0" w:space="0" w:color="auto"/>
            <w:right w:val="none" w:sz="0" w:space="0" w:color="auto"/>
          </w:divBdr>
          <w:divsChild>
            <w:div w:id="1922063129">
              <w:marLeft w:val="0"/>
              <w:marRight w:val="0"/>
              <w:marTop w:val="0"/>
              <w:marBottom w:val="0"/>
              <w:divBdr>
                <w:top w:val="none" w:sz="0" w:space="0" w:color="auto"/>
                <w:left w:val="none" w:sz="0" w:space="0" w:color="auto"/>
                <w:bottom w:val="none" w:sz="0" w:space="0" w:color="auto"/>
                <w:right w:val="none" w:sz="0" w:space="0" w:color="auto"/>
              </w:divBdr>
              <w:divsChild>
                <w:div w:id="1400975703">
                  <w:marLeft w:val="0"/>
                  <w:marRight w:val="0"/>
                  <w:marTop w:val="0"/>
                  <w:marBottom w:val="0"/>
                  <w:divBdr>
                    <w:top w:val="none" w:sz="0" w:space="0" w:color="auto"/>
                    <w:left w:val="none" w:sz="0" w:space="0" w:color="auto"/>
                    <w:bottom w:val="none" w:sz="0" w:space="0" w:color="auto"/>
                    <w:right w:val="none" w:sz="0" w:space="0" w:color="auto"/>
                  </w:divBdr>
                  <w:divsChild>
                    <w:div w:id="419330245">
                      <w:marLeft w:val="0"/>
                      <w:marRight w:val="0"/>
                      <w:marTop w:val="0"/>
                      <w:marBottom w:val="0"/>
                      <w:divBdr>
                        <w:top w:val="none" w:sz="0" w:space="0" w:color="auto"/>
                        <w:left w:val="none" w:sz="0" w:space="0" w:color="auto"/>
                        <w:bottom w:val="none" w:sz="0" w:space="0" w:color="auto"/>
                        <w:right w:val="none" w:sz="0" w:space="0" w:color="auto"/>
                      </w:divBdr>
                      <w:divsChild>
                        <w:div w:id="6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5340">
          <w:marLeft w:val="0"/>
          <w:marRight w:val="0"/>
          <w:marTop w:val="0"/>
          <w:marBottom w:val="0"/>
          <w:divBdr>
            <w:top w:val="none" w:sz="0" w:space="0" w:color="auto"/>
            <w:left w:val="none" w:sz="0" w:space="0" w:color="auto"/>
            <w:bottom w:val="none" w:sz="0" w:space="0" w:color="auto"/>
            <w:right w:val="none" w:sz="0" w:space="0" w:color="auto"/>
          </w:divBdr>
        </w:div>
        <w:div w:id="1750345317">
          <w:marLeft w:val="0"/>
          <w:marRight w:val="0"/>
          <w:marTop w:val="0"/>
          <w:marBottom w:val="0"/>
          <w:divBdr>
            <w:top w:val="none" w:sz="0" w:space="0" w:color="auto"/>
            <w:left w:val="none" w:sz="0" w:space="0" w:color="auto"/>
            <w:bottom w:val="none" w:sz="0" w:space="0" w:color="auto"/>
            <w:right w:val="none" w:sz="0" w:space="0" w:color="auto"/>
          </w:divBdr>
        </w:div>
        <w:div w:id="200367180">
          <w:marLeft w:val="0"/>
          <w:marRight w:val="0"/>
          <w:marTop w:val="0"/>
          <w:marBottom w:val="0"/>
          <w:divBdr>
            <w:top w:val="none" w:sz="0" w:space="0" w:color="auto"/>
            <w:left w:val="none" w:sz="0" w:space="0" w:color="auto"/>
            <w:bottom w:val="none" w:sz="0" w:space="0" w:color="auto"/>
            <w:right w:val="none" w:sz="0" w:space="0" w:color="auto"/>
          </w:divBdr>
        </w:div>
        <w:div w:id="1748305925">
          <w:marLeft w:val="0"/>
          <w:marRight w:val="0"/>
          <w:marTop w:val="0"/>
          <w:marBottom w:val="0"/>
          <w:divBdr>
            <w:top w:val="none" w:sz="0" w:space="0" w:color="auto"/>
            <w:left w:val="none" w:sz="0" w:space="0" w:color="auto"/>
            <w:bottom w:val="none" w:sz="0" w:space="0" w:color="auto"/>
            <w:right w:val="none" w:sz="0" w:space="0" w:color="auto"/>
          </w:divBdr>
        </w:div>
        <w:div w:id="1096898665">
          <w:marLeft w:val="0"/>
          <w:marRight w:val="0"/>
          <w:marTop w:val="0"/>
          <w:marBottom w:val="0"/>
          <w:divBdr>
            <w:top w:val="none" w:sz="0" w:space="0" w:color="auto"/>
            <w:left w:val="none" w:sz="0" w:space="0" w:color="auto"/>
            <w:bottom w:val="none" w:sz="0" w:space="0" w:color="auto"/>
            <w:right w:val="none" w:sz="0" w:space="0" w:color="auto"/>
          </w:divBdr>
        </w:div>
        <w:div w:id="1764183568">
          <w:marLeft w:val="0"/>
          <w:marRight w:val="0"/>
          <w:marTop w:val="0"/>
          <w:marBottom w:val="0"/>
          <w:divBdr>
            <w:top w:val="none" w:sz="0" w:space="0" w:color="auto"/>
            <w:left w:val="none" w:sz="0" w:space="0" w:color="auto"/>
            <w:bottom w:val="none" w:sz="0" w:space="0" w:color="auto"/>
            <w:right w:val="none" w:sz="0" w:space="0" w:color="auto"/>
          </w:divBdr>
        </w:div>
        <w:div w:id="1586956560">
          <w:marLeft w:val="0"/>
          <w:marRight w:val="0"/>
          <w:marTop w:val="0"/>
          <w:marBottom w:val="0"/>
          <w:divBdr>
            <w:top w:val="none" w:sz="0" w:space="0" w:color="auto"/>
            <w:left w:val="none" w:sz="0" w:space="0" w:color="auto"/>
            <w:bottom w:val="none" w:sz="0" w:space="0" w:color="auto"/>
            <w:right w:val="none" w:sz="0" w:space="0" w:color="auto"/>
          </w:divBdr>
        </w:div>
        <w:div w:id="1064258685">
          <w:marLeft w:val="0"/>
          <w:marRight w:val="0"/>
          <w:marTop w:val="0"/>
          <w:marBottom w:val="0"/>
          <w:divBdr>
            <w:top w:val="none" w:sz="0" w:space="0" w:color="auto"/>
            <w:left w:val="none" w:sz="0" w:space="0" w:color="auto"/>
            <w:bottom w:val="none" w:sz="0" w:space="0" w:color="auto"/>
            <w:right w:val="none" w:sz="0" w:space="0" w:color="auto"/>
          </w:divBdr>
        </w:div>
        <w:div w:id="8682876">
          <w:marLeft w:val="0"/>
          <w:marRight w:val="0"/>
          <w:marTop w:val="0"/>
          <w:marBottom w:val="0"/>
          <w:divBdr>
            <w:top w:val="none" w:sz="0" w:space="0" w:color="auto"/>
            <w:left w:val="none" w:sz="0" w:space="0" w:color="auto"/>
            <w:bottom w:val="none" w:sz="0" w:space="0" w:color="auto"/>
            <w:right w:val="none" w:sz="0" w:space="0" w:color="auto"/>
          </w:divBdr>
        </w:div>
        <w:div w:id="929657566">
          <w:marLeft w:val="0"/>
          <w:marRight w:val="0"/>
          <w:marTop w:val="0"/>
          <w:marBottom w:val="0"/>
          <w:divBdr>
            <w:top w:val="none" w:sz="0" w:space="0" w:color="auto"/>
            <w:left w:val="none" w:sz="0" w:space="0" w:color="auto"/>
            <w:bottom w:val="none" w:sz="0" w:space="0" w:color="auto"/>
            <w:right w:val="none" w:sz="0" w:space="0" w:color="auto"/>
          </w:divBdr>
        </w:div>
        <w:div w:id="1696274264">
          <w:marLeft w:val="0"/>
          <w:marRight w:val="0"/>
          <w:marTop w:val="0"/>
          <w:marBottom w:val="0"/>
          <w:divBdr>
            <w:top w:val="none" w:sz="0" w:space="0" w:color="auto"/>
            <w:left w:val="none" w:sz="0" w:space="0" w:color="auto"/>
            <w:bottom w:val="none" w:sz="0" w:space="0" w:color="auto"/>
            <w:right w:val="none" w:sz="0" w:space="0" w:color="auto"/>
          </w:divBdr>
        </w:div>
        <w:div w:id="186799798">
          <w:marLeft w:val="0"/>
          <w:marRight w:val="0"/>
          <w:marTop w:val="0"/>
          <w:marBottom w:val="0"/>
          <w:divBdr>
            <w:top w:val="none" w:sz="0" w:space="0" w:color="auto"/>
            <w:left w:val="none" w:sz="0" w:space="0" w:color="auto"/>
            <w:bottom w:val="none" w:sz="0" w:space="0" w:color="auto"/>
            <w:right w:val="none" w:sz="0" w:space="0" w:color="auto"/>
          </w:divBdr>
        </w:div>
        <w:div w:id="928349955">
          <w:marLeft w:val="0"/>
          <w:marRight w:val="0"/>
          <w:marTop w:val="0"/>
          <w:marBottom w:val="0"/>
          <w:divBdr>
            <w:top w:val="none" w:sz="0" w:space="0" w:color="auto"/>
            <w:left w:val="none" w:sz="0" w:space="0" w:color="auto"/>
            <w:bottom w:val="none" w:sz="0" w:space="0" w:color="auto"/>
            <w:right w:val="none" w:sz="0" w:space="0" w:color="auto"/>
          </w:divBdr>
        </w:div>
        <w:div w:id="822820450">
          <w:marLeft w:val="0"/>
          <w:marRight w:val="0"/>
          <w:marTop w:val="0"/>
          <w:marBottom w:val="0"/>
          <w:divBdr>
            <w:top w:val="none" w:sz="0" w:space="0" w:color="auto"/>
            <w:left w:val="none" w:sz="0" w:space="0" w:color="auto"/>
            <w:bottom w:val="none" w:sz="0" w:space="0" w:color="auto"/>
            <w:right w:val="none" w:sz="0" w:space="0" w:color="auto"/>
          </w:divBdr>
        </w:div>
        <w:div w:id="1168860354">
          <w:marLeft w:val="0"/>
          <w:marRight w:val="0"/>
          <w:marTop w:val="0"/>
          <w:marBottom w:val="0"/>
          <w:divBdr>
            <w:top w:val="none" w:sz="0" w:space="0" w:color="auto"/>
            <w:left w:val="none" w:sz="0" w:space="0" w:color="auto"/>
            <w:bottom w:val="none" w:sz="0" w:space="0" w:color="auto"/>
            <w:right w:val="none" w:sz="0" w:space="0" w:color="auto"/>
          </w:divBdr>
        </w:div>
        <w:div w:id="431363883">
          <w:marLeft w:val="0"/>
          <w:marRight w:val="0"/>
          <w:marTop w:val="0"/>
          <w:marBottom w:val="0"/>
          <w:divBdr>
            <w:top w:val="none" w:sz="0" w:space="0" w:color="auto"/>
            <w:left w:val="none" w:sz="0" w:space="0" w:color="auto"/>
            <w:bottom w:val="none" w:sz="0" w:space="0" w:color="auto"/>
            <w:right w:val="none" w:sz="0" w:space="0" w:color="auto"/>
          </w:divBdr>
        </w:div>
        <w:div w:id="1653172320">
          <w:marLeft w:val="0"/>
          <w:marRight w:val="0"/>
          <w:marTop w:val="0"/>
          <w:marBottom w:val="0"/>
          <w:divBdr>
            <w:top w:val="none" w:sz="0" w:space="0" w:color="auto"/>
            <w:left w:val="none" w:sz="0" w:space="0" w:color="auto"/>
            <w:bottom w:val="none" w:sz="0" w:space="0" w:color="auto"/>
            <w:right w:val="none" w:sz="0" w:space="0" w:color="auto"/>
          </w:divBdr>
        </w:div>
        <w:div w:id="1470514449">
          <w:marLeft w:val="0"/>
          <w:marRight w:val="0"/>
          <w:marTop w:val="0"/>
          <w:marBottom w:val="0"/>
          <w:divBdr>
            <w:top w:val="none" w:sz="0" w:space="0" w:color="auto"/>
            <w:left w:val="none" w:sz="0" w:space="0" w:color="auto"/>
            <w:bottom w:val="none" w:sz="0" w:space="0" w:color="auto"/>
            <w:right w:val="none" w:sz="0" w:space="0" w:color="auto"/>
          </w:divBdr>
        </w:div>
        <w:div w:id="650869005">
          <w:marLeft w:val="0"/>
          <w:marRight w:val="0"/>
          <w:marTop w:val="0"/>
          <w:marBottom w:val="0"/>
          <w:divBdr>
            <w:top w:val="none" w:sz="0" w:space="0" w:color="auto"/>
            <w:left w:val="none" w:sz="0" w:space="0" w:color="auto"/>
            <w:bottom w:val="none" w:sz="0" w:space="0" w:color="auto"/>
            <w:right w:val="none" w:sz="0" w:space="0" w:color="auto"/>
          </w:divBdr>
        </w:div>
        <w:div w:id="512308475">
          <w:marLeft w:val="0"/>
          <w:marRight w:val="0"/>
          <w:marTop w:val="0"/>
          <w:marBottom w:val="0"/>
          <w:divBdr>
            <w:top w:val="none" w:sz="0" w:space="0" w:color="auto"/>
            <w:left w:val="none" w:sz="0" w:space="0" w:color="auto"/>
            <w:bottom w:val="none" w:sz="0" w:space="0" w:color="auto"/>
            <w:right w:val="none" w:sz="0" w:space="0" w:color="auto"/>
          </w:divBdr>
        </w:div>
        <w:div w:id="700402355">
          <w:marLeft w:val="0"/>
          <w:marRight w:val="0"/>
          <w:marTop w:val="0"/>
          <w:marBottom w:val="0"/>
          <w:divBdr>
            <w:top w:val="none" w:sz="0" w:space="0" w:color="auto"/>
            <w:left w:val="none" w:sz="0" w:space="0" w:color="auto"/>
            <w:bottom w:val="none" w:sz="0" w:space="0" w:color="auto"/>
            <w:right w:val="none" w:sz="0" w:space="0" w:color="auto"/>
          </w:divBdr>
        </w:div>
        <w:div w:id="1712611556">
          <w:marLeft w:val="0"/>
          <w:marRight w:val="0"/>
          <w:marTop w:val="0"/>
          <w:marBottom w:val="0"/>
          <w:divBdr>
            <w:top w:val="none" w:sz="0" w:space="0" w:color="auto"/>
            <w:left w:val="none" w:sz="0" w:space="0" w:color="auto"/>
            <w:bottom w:val="none" w:sz="0" w:space="0" w:color="auto"/>
            <w:right w:val="none" w:sz="0" w:space="0" w:color="auto"/>
          </w:divBdr>
        </w:div>
        <w:div w:id="723601973">
          <w:marLeft w:val="0"/>
          <w:marRight w:val="0"/>
          <w:marTop w:val="0"/>
          <w:marBottom w:val="0"/>
          <w:divBdr>
            <w:top w:val="none" w:sz="0" w:space="0" w:color="auto"/>
            <w:left w:val="none" w:sz="0" w:space="0" w:color="auto"/>
            <w:bottom w:val="none" w:sz="0" w:space="0" w:color="auto"/>
            <w:right w:val="none" w:sz="0" w:space="0" w:color="auto"/>
          </w:divBdr>
        </w:div>
        <w:div w:id="1942489813">
          <w:marLeft w:val="0"/>
          <w:marRight w:val="0"/>
          <w:marTop w:val="0"/>
          <w:marBottom w:val="0"/>
          <w:divBdr>
            <w:top w:val="none" w:sz="0" w:space="0" w:color="auto"/>
            <w:left w:val="none" w:sz="0" w:space="0" w:color="auto"/>
            <w:bottom w:val="none" w:sz="0" w:space="0" w:color="auto"/>
            <w:right w:val="none" w:sz="0" w:space="0" w:color="auto"/>
          </w:divBdr>
        </w:div>
        <w:div w:id="663629769">
          <w:marLeft w:val="0"/>
          <w:marRight w:val="0"/>
          <w:marTop w:val="0"/>
          <w:marBottom w:val="0"/>
          <w:divBdr>
            <w:top w:val="none" w:sz="0" w:space="0" w:color="auto"/>
            <w:left w:val="none" w:sz="0" w:space="0" w:color="auto"/>
            <w:bottom w:val="none" w:sz="0" w:space="0" w:color="auto"/>
            <w:right w:val="none" w:sz="0" w:space="0" w:color="auto"/>
          </w:divBdr>
        </w:div>
        <w:div w:id="1099567256">
          <w:marLeft w:val="0"/>
          <w:marRight w:val="0"/>
          <w:marTop w:val="0"/>
          <w:marBottom w:val="0"/>
          <w:divBdr>
            <w:top w:val="none" w:sz="0" w:space="0" w:color="auto"/>
            <w:left w:val="none" w:sz="0" w:space="0" w:color="auto"/>
            <w:bottom w:val="none" w:sz="0" w:space="0" w:color="auto"/>
            <w:right w:val="none" w:sz="0" w:space="0" w:color="auto"/>
          </w:divBdr>
        </w:div>
        <w:div w:id="581449608">
          <w:marLeft w:val="0"/>
          <w:marRight w:val="0"/>
          <w:marTop w:val="0"/>
          <w:marBottom w:val="0"/>
          <w:divBdr>
            <w:top w:val="none" w:sz="0" w:space="0" w:color="auto"/>
            <w:left w:val="none" w:sz="0" w:space="0" w:color="auto"/>
            <w:bottom w:val="none" w:sz="0" w:space="0" w:color="auto"/>
            <w:right w:val="none" w:sz="0" w:space="0" w:color="auto"/>
          </w:divBdr>
        </w:div>
        <w:div w:id="1972666068">
          <w:marLeft w:val="0"/>
          <w:marRight w:val="0"/>
          <w:marTop w:val="0"/>
          <w:marBottom w:val="0"/>
          <w:divBdr>
            <w:top w:val="none" w:sz="0" w:space="0" w:color="auto"/>
            <w:left w:val="none" w:sz="0" w:space="0" w:color="auto"/>
            <w:bottom w:val="none" w:sz="0" w:space="0" w:color="auto"/>
            <w:right w:val="none" w:sz="0" w:space="0" w:color="auto"/>
          </w:divBdr>
        </w:div>
        <w:div w:id="1077242909">
          <w:marLeft w:val="0"/>
          <w:marRight w:val="0"/>
          <w:marTop w:val="0"/>
          <w:marBottom w:val="0"/>
          <w:divBdr>
            <w:top w:val="none" w:sz="0" w:space="0" w:color="auto"/>
            <w:left w:val="none" w:sz="0" w:space="0" w:color="auto"/>
            <w:bottom w:val="none" w:sz="0" w:space="0" w:color="auto"/>
            <w:right w:val="none" w:sz="0" w:space="0" w:color="auto"/>
          </w:divBdr>
        </w:div>
        <w:div w:id="1326932871">
          <w:marLeft w:val="0"/>
          <w:marRight w:val="0"/>
          <w:marTop w:val="0"/>
          <w:marBottom w:val="0"/>
          <w:divBdr>
            <w:top w:val="none" w:sz="0" w:space="0" w:color="auto"/>
            <w:left w:val="none" w:sz="0" w:space="0" w:color="auto"/>
            <w:bottom w:val="none" w:sz="0" w:space="0" w:color="auto"/>
            <w:right w:val="none" w:sz="0" w:space="0" w:color="auto"/>
          </w:divBdr>
        </w:div>
        <w:div w:id="1297297769">
          <w:marLeft w:val="0"/>
          <w:marRight w:val="0"/>
          <w:marTop w:val="0"/>
          <w:marBottom w:val="0"/>
          <w:divBdr>
            <w:top w:val="none" w:sz="0" w:space="0" w:color="auto"/>
            <w:left w:val="none" w:sz="0" w:space="0" w:color="auto"/>
            <w:bottom w:val="none" w:sz="0" w:space="0" w:color="auto"/>
            <w:right w:val="none" w:sz="0" w:space="0" w:color="auto"/>
          </w:divBdr>
        </w:div>
        <w:div w:id="845481388">
          <w:marLeft w:val="0"/>
          <w:marRight w:val="0"/>
          <w:marTop w:val="0"/>
          <w:marBottom w:val="0"/>
          <w:divBdr>
            <w:top w:val="none" w:sz="0" w:space="0" w:color="auto"/>
            <w:left w:val="none" w:sz="0" w:space="0" w:color="auto"/>
            <w:bottom w:val="none" w:sz="0" w:space="0" w:color="auto"/>
            <w:right w:val="none" w:sz="0" w:space="0" w:color="auto"/>
          </w:divBdr>
        </w:div>
        <w:div w:id="621501931">
          <w:marLeft w:val="0"/>
          <w:marRight w:val="0"/>
          <w:marTop w:val="0"/>
          <w:marBottom w:val="0"/>
          <w:divBdr>
            <w:top w:val="none" w:sz="0" w:space="0" w:color="auto"/>
            <w:left w:val="none" w:sz="0" w:space="0" w:color="auto"/>
            <w:bottom w:val="none" w:sz="0" w:space="0" w:color="auto"/>
            <w:right w:val="none" w:sz="0" w:space="0" w:color="auto"/>
          </w:divBdr>
        </w:div>
        <w:div w:id="686518662">
          <w:marLeft w:val="0"/>
          <w:marRight w:val="0"/>
          <w:marTop w:val="0"/>
          <w:marBottom w:val="0"/>
          <w:divBdr>
            <w:top w:val="none" w:sz="0" w:space="0" w:color="auto"/>
            <w:left w:val="none" w:sz="0" w:space="0" w:color="auto"/>
            <w:bottom w:val="none" w:sz="0" w:space="0" w:color="auto"/>
            <w:right w:val="none" w:sz="0" w:space="0" w:color="auto"/>
          </w:divBdr>
        </w:div>
        <w:div w:id="1105537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npmjs.com/about-npm" TargetMode="External"/><Relationship Id="rId13" Type="http://schemas.openxmlformats.org/officeDocument/2006/relationships/image" Target="media/image4.png"/><Relationship Id="rId18" Type="http://schemas.openxmlformats.org/officeDocument/2006/relationships/hyperlink" Target="https://chrome.google.com/webstore/detail/react-developer-tools/fmkadmapgofadopljbjfkapdkoienihi?hl=ru"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addons.mozilla.org/ru/firefox/addon/react-devtools/" TargetMode="External"/><Relationship Id="rId7" Type="http://schemas.openxmlformats.org/officeDocument/2006/relationships/hyperlink" Target="https://www.npmjs.com/" TargetMode="External"/><Relationship Id="rId12" Type="http://schemas.openxmlformats.org/officeDocument/2006/relationships/image" Target="media/image3.png"/><Relationship Id="rId17" Type="http://schemas.openxmlformats.org/officeDocument/2006/relationships/hyperlink" Target="https://chrome.google.com/webstore/detail/react-developer-tools/fmkadmapgofadopljbjfkapdkoienihi?hl=ru"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hyperlink" Target="http://localhost:30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nts.google.com/"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localhost:3000/"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EF6FE-B9EE-4D2C-8210-8D2F23743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28</Pages>
  <Words>6219</Words>
  <Characters>35453</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2021-12-23T07:26:00Z</dcterms:created>
  <dcterms:modified xsi:type="dcterms:W3CDTF">2021-12-23T10:30:00Z</dcterms:modified>
</cp:coreProperties>
</file>